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3A5E9" w14:textId="231A5230" w:rsidR="002C58FF" w:rsidRPr="00442A52" w:rsidRDefault="002C58FF" w:rsidP="002C58FF">
      <w:pPr>
        <w:rPr>
          <w:b/>
          <w:bCs/>
          <w:lang w:val="en-US"/>
        </w:rPr>
      </w:pPr>
      <w:r w:rsidRPr="002C58FF">
        <w:rPr>
          <w:b/>
          <w:bCs/>
          <w:lang w:val="en-US"/>
        </w:rPr>
        <w:t>Revisiting the Gene-Culture Model of</w:t>
      </w:r>
      <w:r w:rsidR="0094247F">
        <w:rPr>
          <w:b/>
          <w:bCs/>
          <w:lang w:val="en-US"/>
        </w:rPr>
        <w:t xml:space="preserve"> Human</w:t>
      </w:r>
      <w:r w:rsidRPr="002C58FF">
        <w:rPr>
          <w:b/>
          <w:bCs/>
          <w:lang w:val="en-US"/>
        </w:rPr>
        <w:t xml:space="preserve"> Handedness through a Replication and Extension of </w:t>
      </w:r>
      <w:proofErr w:type="spellStart"/>
      <w:r w:rsidRPr="002C58FF">
        <w:rPr>
          <w:b/>
          <w:bCs/>
          <w:lang w:val="en-US"/>
        </w:rPr>
        <w:t>Laland</w:t>
      </w:r>
      <w:proofErr w:type="spellEnd"/>
      <w:r w:rsidRPr="002C58FF">
        <w:rPr>
          <w:b/>
          <w:bCs/>
          <w:lang w:val="en-US"/>
        </w:rPr>
        <w:t xml:space="preserve"> et al. 1995</w:t>
      </w:r>
    </w:p>
    <w:p w14:paraId="54024E10" w14:textId="1D627B81" w:rsidR="00CA52DA" w:rsidRDefault="00CA52DA" w:rsidP="00CB5F62">
      <w:pPr>
        <w:rPr>
          <w:lang w:val="en-US"/>
        </w:rPr>
      </w:pPr>
      <w:r>
        <w:rPr>
          <w:lang w:val="en-US"/>
        </w:rPr>
        <w:t>Rony Karstadt</w:t>
      </w:r>
      <w:r w:rsidRPr="00CA52DA">
        <w:rPr>
          <w:vertAlign w:val="superscript"/>
          <w:lang w:val="en-US"/>
        </w:rPr>
        <w:t>1</w:t>
      </w:r>
      <w:r>
        <w:rPr>
          <w:lang w:val="en-US"/>
        </w:rPr>
        <w:t>, Chloe Shiff</w:t>
      </w:r>
      <w:r>
        <w:rPr>
          <w:vertAlign w:val="superscript"/>
          <w:lang w:val="en-US"/>
        </w:rPr>
        <w:t>2</w:t>
      </w:r>
      <w:r>
        <w:rPr>
          <w:lang w:val="en-US"/>
        </w:rPr>
        <w:t>, Tomer Oron</w:t>
      </w:r>
      <w:r w:rsidRPr="00CA52DA">
        <w:rPr>
          <w:vertAlign w:val="superscript"/>
          <w:lang w:val="en-US"/>
        </w:rPr>
        <w:t>1</w:t>
      </w:r>
      <w:r>
        <w:rPr>
          <w:vertAlign w:val="superscript"/>
          <w:lang w:val="en-US"/>
        </w:rPr>
        <w:t>,3</w:t>
      </w:r>
      <w:r>
        <w:rPr>
          <w:lang w:val="en-US"/>
        </w:rPr>
        <w:t xml:space="preserve">, </w:t>
      </w:r>
      <w:r w:rsidR="00436EE1">
        <w:rPr>
          <w:lang w:val="en-US"/>
        </w:rPr>
        <w:t>Nadav Ben Nun</w:t>
      </w:r>
      <w:r w:rsidR="00436EE1" w:rsidRPr="00CA52DA">
        <w:rPr>
          <w:vertAlign w:val="superscript"/>
          <w:lang w:val="en-US"/>
        </w:rPr>
        <w:t>1</w:t>
      </w:r>
      <w:r w:rsidR="00436EE1">
        <w:rPr>
          <w:vertAlign w:val="superscript"/>
          <w:lang w:val="en-US"/>
        </w:rPr>
        <w:t>,3</w:t>
      </w:r>
      <w:r w:rsidR="00436EE1">
        <w:rPr>
          <w:lang w:val="en-US"/>
        </w:rPr>
        <w:t xml:space="preserve">, </w:t>
      </w:r>
      <w:r>
        <w:rPr>
          <w:lang w:val="en-US"/>
        </w:rPr>
        <w:t>Yoav Ram</w:t>
      </w:r>
      <w:r w:rsidRPr="00CA52DA">
        <w:rPr>
          <w:vertAlign w:val="superscript"/>
          <w:lang w:val="en-US"/>
        </w:rPr>
        <w:t>1</w:t>
      </w:r>
      <w:r>
        <w:rPr>
          <w:vertAlign w:val="superscript"/>
          <w:lang w:val="en-US"/>
        </w:rPr>
        <w:t>,3,4*</w:t>
      </w:r>
    </w:p>
    <w:p w14:paraId="5155908B" w14:textId="74C86457" w:rsidR="00A42949" w:rsidRDefault="00C2140C" w:rsidP="00CB5F62">
      <w:pPr>
        <w:rPr>
          <w:lang w:val="en-US"/>
        </w:rPr>
      </w:pPr>
      <w:r>
        <w:rPr>
          <w:lang w:val="en-US"/>
        </w:rPr>
        <w:t>2</w:t>
      </w:r>
      <w:r w:rsidR="00013A93">
        <w:rPr>
          <w:lang w:val="en-US"/>
        </w:rPr>
        <w:t>6</w:t>
      </w:r>
      <w:r>
        <w:rPr>
          <w:lang w:val="en-US"/>
        </w:rPr>
        <w:t xml:space="preserve"> September 2024</w:t>
      </w:r>
    </w:p>
    <w:p w14:paraId="10AED0E2" w14:textId="77777777" w:rsidR="00CA52DA" w:rsidRDefault="00CA52DA" w:rsidP="00CB5F62">
      <w:pPr>
        <w:rPr>
          <w:lang w:val="en-US"/>
        </w:rPr>
      </w:pPr>
    </w:p>
    <w:p w14:paraId="542FF83C" w14:textId="2720B5E5" w:rsidR="00CA52DA" w:rsidRDefault="00CA52DA" w:rsidP="00CB5F62">
      <w:pPr>
        <w:rPr>
          <w:lang w:val="en-US"/>
        </w:rPr>
      </w:pPr>
      <w:r>
        <w:rPr>
          <w:lang w:val="en-US"/>
        </w:rPr>
        <w:t>1. School of Zoology, Faculty of Life Sciences, Tel Aviv University</w:t>
      </w:r>
    </w:p>
    <w:p w14:paraId="6923D8CF" w14:textId="05D2EA8D" w:rsidR="00CA52DA" w:rsidRDefault="00CA52DA" w:rsidP="00CB5F62">
      <w:pPr>
        <w:rPr>
          <w:lang w:val="en-US"/>
        </w:rPr>
      </w:pPr>
      <w:r>
        <w:rPr>
          <w:lang w:val="en-US"/>
        </w:rPr>
        <w:t xml:space="preserve">2. </w:t>
      </w:r>
      <w:r w:rsidRPr="00CA52DA">
        <w:rPr>
          <w:lang w:val="en-US"/>
        </w:rPr>
        <w:t>Institute for Computational and Mathematical Engineering</w:t>
      </w:r>
      <w:r>
        <w:rPr>
          <w:lang w:val="en-US"/>
        </w:rPr>
        <w:t xml:space="preserve">, </w:t>
      </w:r>
      <w:r w:rsidRPr="00CA52DA">
        <w:rPr>
          <w:lang w:val="en-US"/>
        </w:rPr>
        <w:t>Stanford University</w:t>
      </w:r>
      <w:r>
        <w:rPr>
          <w:lang w:val="en-US"/>
        </w:rPr>
        <w:t xml:space="preserve"> </w:t>
      </w:r>
    </w:p>
    <w:p w14:paraId="5945B9B8" w14:textId="589D3F54" w:rsidR="00CA52DA" w:rsidRDefault="00CA52DA" w:rsidP="00CB5F62">
      <w:pPr>
        <w:rPr>
          <w:lang w:val="en-US"/>
        </w:rPr>
      </w:pPr>
      <w:r>
        <w:rPr>
          <w:lang w:val="en-US"/>
        </w:rPr>
        <w:t>3. Safra Center for Bioinformatics, Tel Aviv University</w:t>
      </w:r>
    </w:p>
    <w:p w14:paraId="65B53E72" w14:textId="7EC38105" w:rsidR="00CA52DA" w:rsidRDefault="00CA52DA" w:rsidP="00CB5F62">
      <w:pPr>
        <w:rPr>
          <w:lang w:val="en-US"/>
        </w:rPr>
      </w:pPr>
      <w:r>
        <w:rPr>
          <w:lang w:val="en-US"/>
        </w:rPr>
        <w:t xml:space="preserve">4. Sagol School of </w:t>
      </w:r>
      <w:r w:rsidR="002F6B15">
        <w:rPr>
          <w:lang w:val="en-US"/>
        </w:rPr>
        <w:t>Neuroscience</w:t>
      </w:r>
      <w:r>
        <w:rPr>
          <w:lang w:val="en-US"/>
        </w:rPr>
        <w:t>, Tel Aviv University</w:t>
      </w:r>
    </w:p>
    <w:p w14:paraId="76FECF74" w14:textId="05D4E07C" w:rsidR="00CA52DA" w:rsidRDefault="00CA52DA" w:rsidP="00CB5F62">
      <w:pPr>
        <w:rPr>
          <w:lang w:val="en-US"/>
        </w:rPr>
      </w:pPr>
      <w:r>
        <w:rPr>
          <w:lang w:val="en-US"/>
        </w:rPr>
        <w:t xml:space="preserve">* Corresponding author: </w:t>
      </w:r>
      <w:hyperlink r:id="rId8" w:history="1">
        <w:r w:rsidRPr="00634C84">
          <w:rPr>
            <w:rStyle w:val="Hyperlink"/>
            <w:lang w:val="en-US"/>
          </w:rPr>
          <w:t>yoavram@tauex.tau.ac.il</w:t>
        </w:r>
      </w:hyperlink>
    </w:p>
    <w:p w14:paraId="6DB65A44" w14:textId="77777777" w:rsidR="00A42949" w:rsidRDefault="00A42949" w:rsidP="00CB5F62">
      <w:pPr>
        <w:rPr>
          <w:lang w:val="en-US"/>
        </w:rPr>
      </w:pPr>
    </w:p>
    <w:p w14:paraId="2D736170" w14:textId="5A96FEB5" w:rsidR="00CA52DA" w:rsidRDefault="00A42949" w:rsidP="00CB5F62">
      <w:pPr>
        <w:rPr>
          <w:lang w:val="en-US"/>
        </w:rPr>
      </w:pPr>
      <w:r>
        <w:rPr>
          <w:lang w:val="en-US"/>
        </w:rPr>
        <w:t>Keywords</w:t>
      </w:r>
      <w:r w:rsidR="00CA52DA">
        <w:rPr>
          <w:lang w:val="en-US"/>
        </w:rPr>
        <w:t>: handedness, cultural evolution, gene-culture co-evolution, human evolution</w:t>
      </w:r>
    </w:p>
    <w:p w14:paraId="68265F6E" w14:textId="77777777" w:rsidR="00CA52DA" w:rsidRDefault="00CA52DA" w:rsidP="00CB5F62">
      <w:pPr>
        <w:rPr>
          <w:lang w:val="en-US"/>
        </w:rPr>
      </w:pPr>
    </w:p>
    <w:p w14:paraId="7AAAC881" w14:textId="77777777" w:rsidR="007A0C3A" w:rsidRDefault="007A0C3A">
      <w:pPr>
        <w:spacing w:before="0" w:line="240" w:lineRule="auto"/>
        <w:jc w:val="left"/>
        <w:rPr>
          <w:b/>
          <w:bCs/>
          <w:highlight w:val="yellow"/>
          <w:lang w:val="en-US"/>
        </w:rPr>
      </w:pPr>
      <w:r>
        <w:rPr>
          <w:b/>
          <w:bCs/>
          <w:highlight w:val="yellow"/>
          <w:lang w:val="en-US"/>
        </w:rPr>
        <w:br w:type="page"/>
      </w:r>
    </w:p>
    <w:p w14:paraId="2773FEBE" w14:textId="04DAFB92" w:rsidR="007A0C3A" w:rsidRPr="007A0C3A" w:rsidRDefault="00CA52DA" w:rsidP="007A0C3A">
      <w:pPr>
        <w:rPr>
          <w:b/>
          <w:bCs/>
          <w:lang w:val="en-US"/>
        </w:rPr>
      </w:pPr>
      <w:r w:rsidRPr="00BF53D2">
        <w:rPr>
          <w:b/>
          <w:bCs/>
          <w:lang w:val="en-US"/>
        </w:rPr>
        <w:lastRenderedPageBreak/>
        <w:t>Abstract</w:t>
      </w:r>
    </w:p>
    <w:p w14:paraId="11628864" w14:textId="77777777" w:rsidR="00E443D2" w:rsidRPr="00E443D2" w:rsidRDefault="00E443D2" w:rsidP="00E443D2">
      <w:pPr>
        <w:rPr>
          <w:rFonts w:ascii="Calibri" w:hAnsi="Calibri" w:cs="Calibri"/>
        </w:rPr>
      </w:pPr>
      <w:r w:rsidRPr="00E443D2">
        <w:rPr>
          <w:rFonts w:ascii="Calibri" w:hAnsi="Calibri" w:cs="Calibri"/>
        </w:rPr>
        <w:t>Human handedness is shaped by both genetic and cultural factors. In 1995, Laland et al. introduced a gene-culture co-evolutionary model for handedness, which improved upon prior genetic models but has remained largely untested. In this study, we replicate and extend the Laland et al. model, clarifying ambiguities in their analysis and exploring alternative scenarios for interpretation. We further expand the model by incorporating sex differences in cultural transmission and fitting the extended model to existing data. Our results show that adjusting for criterion shifts in the goodness-of-fit test aligns our findings with those of the original study, but discrepancies arise in the maximum likelihood estimations. By providing an open-source implementation, we aim to facilitate future research on the evolution of human hand preference, offering a foundation for comparing gene-culture models and exploring handedness in new datasets.</w:t>
      </w:r>
    </w:p>
    <w:p w14:paraId="28008B9A" w14:textId="1DC45E4E" w:rsidR="007A0C3A" w:rsidRPr="009807EB" w:rsidRDefault="007A0C3A" w:rsidP="007A0C3A">
      <w:pPr>
        <w:rPr>
          <w:rFonts w:ascii="Calibri" w:hAnsi="Calibri" w:cs="Calibri"/>
          <w:color w:val="222222"/>
        </w:rPr>
      </w:pPr>
      <w:r w:rsidRPr="00EF21D5">
        <w:rPr>
          <w:rFonts w:ascii="Calibri" w:hAnsi="Calibri" w:cs="Calibri"/>
        </w:rPr>
        <w:br w:type="page"/>
      </w:r>
    </w:p>
    <w:p w14:paraId="1384A7D4" w14:textId="33B17DE3" w:rsidR="00CA52DA" w:rsidRDefault="00CA52DA" w:rsidP="00CB5F62">
      <w:pPr>
        <w:pStyle w:val="Heading1"/>
      </w:pPr>
      <w:r w:rsidRPr="00CA52DA">
        <w:lastRenderedPageBreak/>
        <w:t>Introduction</w:t>
      </w:r>
    </w:p>
    <w:p w14:paraId="5F7765C5" w14:textId="0E1FB90E" w:rsidR="004814D0" w:rsidRDefault="00D629F9" w:rsidP="00CB5F62">
      <w:pPr>
        <w:rPr>
          <w:highlight w:val="white"/>
        </w:rPr>
      </w:pPr>
      <w:r w:rsidRPr="00EF21D5">
        <w:rPr>
          <w:highlight w:val="white"/>
        </w:rPr>
        <w:t>It is widely argued that about 90% of humans are right-handed (e.g. Corballis, 1991)</w:t>
      </w:r>
      <w:r>
        <w:rPr>
          <w:highlight w:val="white"/>
        </w:rPr>
        <w:t>.</w:t>
      </w:r>
      <w:r w:rsidRPr="00EF21D5">
        <w:rPr>
          <w:highlight w:val="white"/>
        </w:rPr>
        <w:t xml:space="preserve"> </w:t>
      </w:r>
      <w:r>
        <w:rPr>
          <w:highlight w:val="white"/>
        </w:rPr>
        <w:t>T</w:t>
      </w:r>
      <w:r w:rsidRPr="00EF21D5">
        <w:rPr>
          <w:highlight w:val="white"/>
        </w:rPr>
        <w:t>his polymorphism is consistent across the hominin lineage (Uomini &amp; Ruck, 2018), including in modern societies (Faurie &amp; Raymond, 2004). The evidence that population-level right-handedness is a unique, universal, and historical human trait has sparked considerable interest in the evolutionary dynamics underlying human handedness.</w:t>
      </w:r>
      <w:r>
        <w:t xml:space="preserve"> </w:t>
      </w:r>
      <w:r>
        <w:rPr>
          <w:highlight w:val="white"/>
        </w:rPr>
        <w:t>The current literature</w:t>
      </w:r>
      <w:r w:rsidRPr="00EF21D5">
        <w:rPr>
          <w:highlight w:val="white"/>
        </w:rPr>
        <w:t xml:space="preserve"> </w:t>
      </w:r>
      <w:r>
        <w:rPr>
          <w:highlight w:val="white"/>
        </w:rPr>
        <w:t xml:space="preserve">does not </w:t>
      </w:r>
      <w:r w:rsidRPr="00EF21D5">
        <w:rPr>
          <w:highlight w:val="white"/>
        </w:rPr>
        <w:t xml:space="preserve">fully account for the myriad observations accumulated over the years and the </w:t>
      </w:r>
      <w:r>
        <w:rPr>
          <w:highlight w:val="white"/>
        </w:rPr>
        <w:t xml:space="preserve">evolutionary </w:t>
      </w:r>
      <w:r w:rsidRPr="00EF21D5">
        <w:rPr>
          <w:highlight w:val="white"/>
        </w:rPr>
        <w:t>mechanisms that underlie and conserve this trait (McManus, 2019).</w:t>
      </w:r>
    </w:p>
    <w:p w14:paraId="3A9F6EE3" w14:textId="77777777" w:rsidR="004814D0" w:rsidRDefault="00953024" w:rsidP="00CB5F62">
      <w:pPr>
        <w:rPr>
          <w:highlight w:val="white"/>
        </w:rPr>
      </w:pPr>
      <w:r w:rsidRPr="00EF21D5">
        <w:rPr>
          <w:highlight w:val="white"/>
        </w:rPr>
        <w:t>The study of human hand usage encompasses two primary traits often indiscriminately referred to as ‘handedness’</w:t>
      </w:r>
      <w:r>
        <w:rPr>
          <w:highlight w:val="white"/>
        </w:rPr>
        <w:t>, but with a crucial distiction between them.</w:t>
      </w:r>
      <w:r>
        <w:rPr>
          <w:iCs/>
          <w:highlight w:val="white"/>
        </w:rPr>
        <w:t xml:space="preserve"> </w:t>
      </w:r>
      <w:r w:rsidRPr="00953024">
        <w:rPr>
          <w:i/>
          <w:highlight w:val="white"/>
        </w:rPr>
        <w:t>Hand preference</w:t>
      </w:r>
      <w:r w:rsidRPr="00953024">
        <w:rPr>
          <w:iCs/>
          <w:highlight w:val="white"/>
        </w:rPr>
        <w:t xml:space="preserve"> describes the habitual choice of hand usage for one-handed tasks, while </w:t>
      </w:r>
      <w:r w:rsidRPr="00953024">
        <w:rPr>
          <w:i/>
          <w:highlight w:val="white"/>
        </w:rPr>
        <w:t>hand performance</w:t>
      </w:r>
      <w:r w:rsidRPr="00953024">
        <w:rPr>
          <w:iCs/>
          <w:highlight w:val="white"/>
        </w:rPr>
        <w:t xml:space="preserve"> identifies the more effective hand for a task, irrespective of the hand that commonly </w:t>
      </w:r>
      <w:r>
        <w:rPr>
          <w:iCs/>
          <w:highlight w:val="white"/>
        </w:rPr>
        <w:t xml:space="preserve">performs </w:t>
      </w:r>
      <w:r w:rsidRPr="00953024">
        <w:rPr>
          <w:iCs/>
          <w:highlight w:val="white"/>
        </w:rPr>
        <w:t>the task. The evidence indicates a contrast in their distribution: hand preference has a right-skewed J-shaped distribution, while hand performance has a</w:t>
      </w:r>
      <w:r w:rsidRPr="00EF21D5">
        <w:rPr>
          <w:highlight w:val="white"/>
        </w:rPr>
        <w:t xml:space="preserve"> subtly right-biased bell-curved distribution (Porac &amp; Coren, 1981).</w:t>
      </w:r>
      <w:r>
        <w:rPr>
          <w:highlight w:val="white"/>
        </w:rPr>
        <w:t xml:space="preserve"> D</w:t>
      </w:r>
      <w:r w:rsidRPr="00EF21D5">
        <w:rPr>
          <w:highlight w:val="white"/>
        </w:rPr>
        <w:t xml:space="preserve">ifferent studies employ differing measurements for both </w:t>
      </w:r>
      <w:r w:rsidRPr="00EF21D5">
        <w:rPr>
          <w:i/>
          <w:highlight w:val="white"/>
        </w:rPr>
        <w:t>hand preference</w:t>
      </w:r>
      <w:r w:rsidRPr="00EF21D5">
        <w:rPr>
          <w:highlight w:val="white"/>
        </w:rPr>
        <w:t xml:space="preserve"> and </w:t>
      </w:r>
      <w:r w:rsidRPr="00EF21D5">
        <w:rPr>
          <w:i/>
          <w:highlight w:val="white"/>
        </w:rPr>
        <w:t>hand performance</w:t>
      </w:r>
      <w:r w:rsidRPr="00EF21D5">
        <w:rPr>
          <w:highlight w:val="white"/>
        </w:rPr>
        <w:t>, lacking a clear justification or discernible relation to the studied trait (Janßen, 2004).</w:t>
      </w:r>
      <w:r w:rsidRPr="00953024">
        <w:rPr>
          <w:highlight w:val="white"/>
        </w:rPr>
        <w:t xml:space="preserve"> </w:t>
      </w:r>
      <w:r w:rsidRPr="00EF21D5">
        <w:rPr>
          <w:highlight w:val="white"/>
        </w:rPr>
        <w:t>This methodological discrepancy was considered responsible for the variation in observed left-handedness prevalence between studies and generations (Peters, 1998).</w:t>
      </w:r>
      <w:r w:rsidRPr="00953024">
        <w:rPr>
          <w:highlight w:val="white"/>
        </w:rPr>
        <w:t xml:space="preserve"> </w:t>
      </w:r>
      <w:r w:rsidRPr="00EF21D5">
        <w:rPr>
          <w:highlight w:val="white"/>
        </w:rPr>
        <w:t xml:space="preserve">Thus, it is </w:t>
      </w:r>
      <w:r>
        <w:rPr>
          <w:highlight w:val="white"/>
        </w:rPr>
        <w:t>difficult</w:t>
      </w:r>
      <w:r w:rsidRPr="00EF21D5">
        <w:rPr>
          <w:highlight w:val="white"/>
        </w:rPr>
        <w:t xml:space="preserve"> </w:t>
      </w:r>
      <w:r>
        <w:rPr>
          <w:highlight w:val="white"/>
        </w:rPr>
        <w:t xml:space="preserve">to generalized results </w:t>
      </w:r>
      <w:r w:rsidRPr="00EF21D5">
        <w:rPr>
          <w:highlight w:val="white"/>
        </w:rPr>
        <w:t>of experiments on handedness to reveal how human hand usage patterns evolved.</w:t>
      </w:r>
    </w:p>
    <w:p w14:paraId="184E19A8" w14:textId="1EDE534F" w:rsidR="007961D4" w:rsidRDefault="00C4200C" w:rsidP="00CB5F62">
      <w:pPr>
        <w:rPr>
          <w:highlight w:val="white"/>
        </w:rPr>
      </w:pPr>
      <w:r w:rsidRPr="00C4200C">
        <w:rPr>
          <w:b/>
          <w:bCs/>
          <w:highlight w:val="white"/>
        </w:rPr>
        <w:t xml:space="preserve">The role of genetics. </w:t>
      </w:r>
      <w:r w:rsidR="002E3CDD" w:rsidRPr="00EF21D5">
        <w:rPr>
          <w:highlight w:val="white"/>
        </w:rPr>
        <w:t>Mendelian genetic models of human handedness have struggled to account for the inheritance pattern observed in family studies</w:t>
      </w:r>
      <w:r w:rsidR="002E3CDD">
        <w:rPr>
          <w:highlight w:val="white"/>
        </w:rPr>
        <w:t xml:space="preserve">. Such </w:t>
      </w:r>
      <w:r w:rsidR="002E3CDD" w:rsidRPr="00EF21D5">
        <w:rPr>
          <w:highlight w:val="white"/>
        </w:rPr>
        <w:t xml:space="preserve">studies found that </w:t>
      </w:r>
      <w:r w:rsidR="002E3CDD">
        <w:rPr>
          <w:highlight w:val="white"/>
        </w:rPr>
        <w:t xml:space="preserve">two right- or left-handed </w:t>
      </w:r>
      <w:r w:rsidR="002E3CDD" w:rsidRPr="00EF21D5">
        <w:rPr>
          <w:highlight w:val="white"/>
        </w:rPr>
        <w:t xml:space="preserve">parents have about </w:t>
      </w:r>
      <w:r w:rsidR="002E3CDD">
        <w:rPr>
          <w:highlight w:val="white"/>
        </w:rPr>
        <w:t xml:space="preserve">63% or </w:t>
      </w:r>
      <w:r w:rsidR="002E3CDD" w:rsidRPr="00EF21D5">
        <w:rPr>
          <w:highlight w:val="white"/>
        </w:rPr>
        <w:t xml:space="preserve">11% chance of </w:t>
      </w:r>
      <w:r w:rsidR="002E3CDD">
        <w:rPr>
          <w:highlight w:val="white"/>
        </w:rPr>
        <w:t xml:space="preserve">having right- or left-handed offspring </w:t>
      </w:r>
      <w:r w:rsidR="002E3CDD" w:rsidRPr="00EF21D5">
        <w:rPr>
          <w:highlight w:val="white"/>
        </w:rPr>
        <w:t>(Porac, 2016)</w:t>
      </w:r>
      <w:r w:rsidR="002E3CDD">
        <w:rPr>
          <w:highlight w:val="white"/>
        </w:rPr>
        <w:t xml:space="preserve">. But models based on Mendelian genetics </w:t>
      </w:r>
      <w:r w:rsidR="002E3CDD" w:rsidRPr="00EF21D5">
        <w:t>(Ramly, 19</w:t>
      </w:r>
      <w:r w:rsidR="00F10E1B">
        <w:t>1</w:t>
      </w:r>
      <w:r w:rsidR="002E3CDD" w:rsidRPr="00EF21D5">
        <w:t>3; Chamberlain, 1928; Rife, 195</w:t>
      </w:r>
      <w:r w:rsidR="00F10E1B">
        <w:t>1</w:t>
      </w:r>
      <w:r w:rsidR="002E3CDD" w:rsidRPr="00EF21D5">
        <w:t>; Trankell, 1955, Annett, 1964)</w:t>
      </w:r>
      <w:r w:rsidR="002E3CDD">
        <w:rPr>
          <w:highlight w:val="white"/>
        </w:rPr>
        <w:t xml:space="preserve"> that assume two alleles associated with the two phenotypes and attribute dominance to the right-handed allele </w:t>
      </w:r>
      <w:r w:rsidR="002E3CDD">
        <w:rPr>
          <w:highlight w:val="white"/>
        </w:rPr>
        <w:lastRenderedPageBreak/>
        <w:t xml:space="preserve">predict that offspring of same-handed parents will have the same phenotype as their parents. Similarly, such models predict 100% concordance rate between monozygotic twins, or at least one that surpasses the rate of dizygotic twins. However, again, studies found a concordance rate around 80% for both dizygotic and monozygotic twins </w:t>
      </w:r>
      <w:r w:rsidR="002E3CDD" w:rsidRPr="00EF21D5">
        <w:rPr>
          <w:highlight w:val="white"/>
        </w:rPr>
        <w:t>(Pfeifer et al., 2022)</w:t>
      </w:r>
      <w:r w:rsidR="002E3CDD">
        <w:rPr>
          <w:highlight w:val="white"/>
        </w:rPr>
        <w:t>.</w:t>
      </w:r>
      <w:r w:rsidR="009F0B6C">
        <w:rPr>
          <w:highlight w:val="white"/>
        </w:rPr>
        <w:t xml:space="preserve"> </w:t>
      </w:r>
      <w:r w:rsidR="00401412" w:rsidRPr="00EF21D5">
        <w:rPr>
          <w:highlight w:val="white"/>
        </w:rPr>
        <w:t xml:space="preserve">Furthermore, research </w:t>
      </w:r>
      <w:r w:rsidR="00401412">
        <w:rPr>
          <w:highlight w:val="white"/>
        </w:rPr>
        <w:t>on</w:t>
      </w:r>
      <w:r w:rsidR="00401412" w:rsidRPr="00EF21D5">
        <w:rPr>
          <w:highlight w:val="white"/>
        </w:rPr>
        <w:t xml:space="preserve"> twins and their non-twin siblings found that a </w:t>
      </w:r>
      <w:sdt>
        <w:sdtPr>
          <w:tag w:val="goog_rdk_2"/>
          <w:id w:val="1332566920"/>
        </w:sdtPr>
        <w:sdtContent/>
      </w:sdt>
      <w:r w:rsidR="00401412" w:rsidRPr="00EF21D5">
        <w:rPr>
          <w:highlight w:val="white"/>
        </w:rPr>
        <w:t>shared family effect has little contribution to predicting handednes</w:t>
      </w:r>
      <w:r w:rsidR="00401412" w:rsidRPr="00EF21D5">
        <w:t>s (Morgan &amp; Corballis, 1978).</w:t>
      </w:r>
      <w:r w:rsidR="00401412">
        <w:t xml:space="preserve"> </w:t>
      </w:r>
      <w:r w:rsidR="00401412">
        <w:rPr>
          <w:highlight w:val="white"/>
        </w:rPr>
        <w:t xml:space="preserve">These studies thus suggest that </w:t>
      </w:r>
      <w:r w:rsidR="00401412" w:rsidRPr="00EF21D5">
        <w:rPr>
          <w:highlight w:val="white"/>
        </w:rPr>
        <w:t xml:space="preserve">genetics constitutes only one factor </w:t>
      </w:r>
      <w:r w:rsidR="00401412">
        <w:rPr>
          <w:highlight w:val="white"/>
        </w:rPr>
        <w:t xml:space="preserve">in </w:t>
      </w:r>
      <w:r w:rsidR="00401412" w:rsidRPr="00EF21D5">
        <w:rPr>
          <w:highlight w:val="white"/>
        </w:rPr>
        <w:t>determin</w:t>
      </w:r>
      <w:r w:rsidR="00401412">
        <w:rPr>
          <w:highlight w:val="white"/>
        </w:rPr>
        <w:t xml:space="preserve">ing </w:t>
      </w:r>
      <w:r w:rsidR="00401412" w:rsidRPr="00EF21D5">
        <w:rPr>
          <w:highlight w:val="white"/>
        </w:rPr>
        <w:t>handedness, and the extent of its contribution is still unclear (Schmitz et al., 2017)</w:t>
      </w:r>
      <w:r w:rsidR="00401412">
        <w:rPr>
          <w:highlight w:val="white"/>
        </w:rPr>
        <w:t>. R</w:t>
      </w:r>
      <w:r w:rsidR="00401412" w:rsidRPr="00EF21D5">
        <w:rPr>
          <w:highlight w:val="white"/>
        </w:rPr>
        <w:t xml:space="preserve">esearchers are still looking for a genetic basis for handedness and associating it with brain lateralization (e.g. </w:t>
      </w:r>
      <w:sdt>
        <w:sdtPr>
          <w:tag w:val="goog_rdk_7"/>
          <w:id w:val="-1273636165"/>
        </w:sdtPr>
        <w:sdtContent/>
      </w:sdt>
      <w:r w:rsidR="00401412" w:rsidRPr="00EF21D5">
        <w:rPr>
          <w:highlight w:val="white"/>
        </w:rPr>
        <w:t>Ocklenburg et al., 2021).</w:t>
      </w:r>
    </w:p>
    <w:p w14:paraId="7B638671" w14:textId="25910CCC" w:rsidR="007961D4" w:rsidRDefault="002F6B15" w:rsidP="00CB5F62">
      <w:pPr>
        <w:rPr>
          <w:highlight w:val="white"/>
        </w:rPr>
      </w:pPr>
      <w:r w:rsidRPr="002F6B15">
        <w:t>Due to the subtly right-biased bell-curved distribution of hand performance</w:t>
      </w:r>
      <w:r w:rsidR="00C4200C">
        <w:rPr>
          <w:highlight w:val="white"/>
        </w:rPr>
        <w:t>, Annett (1972</w:t>
      </w:r>
      <w:r w:rsidR="001F03B8">
        <w:rPr>
          <w:highlight w:val="white"/>
        </w:rPr>
        <w:t>, 1975, 1978</w:t>
      </w:r>
      <w:r w:rsidR="00C4200C">
        <w:rPr>
          <w:highlight w:val="white"/>
        </w:rPr>
        <w:t xml:space="preserve">) have suggested a genetic model </w:t>
      </w:r>
      <w:r w:rsidR="001F03B8">
        <w:rPr>
          <w:highlight w:val="white"/>
        </w:rPr>
        <w:t>in which</w:t>
      </w:r>
      <w:r w:rsidR="00300302">
        <w:rPr>
          <w:highlight w:val="white"/>
        </w:rPr>
        <w:t xml:space="preserve"> hand preference is a continous trait determined randomly during development.</w:t>
      </w:r>
      <w:r w:rsidR="001F03B8">
        <w:rPr>
          <w:highlight w:val="white"/>
        </w:rPr>
        <w:t xml:space="preserve"> </w:t>
      </w:r>
      <w:r w:rsidR="00300302">
        <w:rPr>
          <w:highlight w:val="white"/>
        </w:rPr>
        <w:t xml:space="preserve">The presence of </w:t>
      </w:r>
      <w:r w:rsidR="001F03B8">
        <w:rPr>
          <w:highlight w:val="white"/>
        </w:rPr>
        <w:t>a</w:t>
      </w:r>
      <w:r w:rsidR="00300302">
        <w:rPr>
          <w:highlight w:val="white"/>
        </w:rPr>
        <w:t xml:space="preserve"> </w:t>
      </w:r>
      <w:r w:rsidR="001F03B8">
        <w:rPr>
          <w:highlight w:val="white"/>
        </w:rPr>
        <w:t>‘right-shift’ allele increases the probability of right- vs. left-handedness (rather than deterministicly determin</w:t>
      </w:r>
      <w:r w:rsidR="009D73F0">
        <w:rPr>
          <w:highlight w:val="white"/>
        </w:rPr>
        <w:t>ing</w:t>
      </w:r>
      <w:r w:rsidR="001F03B8">
        <w:rPr>
          <w:highlight w:val="white"/>
        </w:rPr>
        <w:t xml:space="preserve"> right- or left-hand</w:t>
      </w:r>
      <w:r w:rsidR="00300302">
        <w:rPr>
          <w:highlight w:val="white"/>
        </w:rPr>
        <w:t xml:space="preserve"> preference</w:t>
      </w:r>
      <w:r w:rsidR="001F03B8">
        <w:rPr>
          <w:highlight w:val="white"/>
        </w:rPr>
        <w:t xml:space="preserve">). To accommodate twin data, she also assumed the the right-shift allele is expressed differently in twins (Annett, 1994), and given the available data, she concluded that the observed polymorphism is due to heterozygote advantage (Annett, 1995). </w:t>
      </w:r>
    </w:p>
    <w:p w14:paraId="5AB44722" w14:textId="36432428" w:rsidR="004814D0" w:rsidRDefault="002F6B15" w:rsidP="00CB5F62">
      <w:pPr>
        <w:rPr>
          <w:highlight w:val="white"/>
        </w:rPr>
      </w:pPr>
      <w:r>
        <w:rPr>
          <w:highlight w:val="white"/>
          <w:lang w:val="en-US"/>
        </w:rPr>
        <w:t xml:space="preserve">Around the same time, </w:t>
      </w:r>
      <w:r w:rsidR="001F03B8">
        <w:rPr>
          <w:highlight w:val="white"/>
        </w:rPr>
        <w:t xml:space="preserve">McManus (1985) </w:t>
      </w:r>
      <w:r>
        <w:t>presented</w:t>
      </w:r>
      <w:r w:rsidR="00300302">
        <w:rPr>
          <w:color w:val="000000"/>
        </w:rPr>
        <w:t xml:space="preserve"> </w:t>
      </w:r>
      <w:r w:rsidR="001F03B8">
        <w:rPr>
          <w:color w:val="000000"/>
        </w:rPr>
        <w:t xml:space="preserve">the Dextral-Chance (DC) model </w:t>
      </w:r>
      <w:r w:rsidR="00300302">
        <w:rPr>
          <w:color w:val="000000"/>
        </w:rPr>
        <w:t xml:space="preserve">that assumes a single gene with two alleles: </w:t>
      </w:r>
      <w:r w:rsidR="00300302" w:rsidRPr="00EF21D5">
        <w:rPr>
          <w:highlight w:val="white"/>
        </w:rPr>
        <w:t xml:space="preserve">D (for dextrality) that results in 100% right-handers when homozygous, and C (for chance) that </w:t>
      </w:r>
      <w:r w:rsidR="00300302">
        <w:rPr>
          <w:highlight w:val="white"/>
        </w:rPr>
        <w:t xml:space="preserve">results in </w:t>
      </w:r>
      <w:r w:rsidR="00300302" w:rsidRPr="00EF21D5">
        <w:rPr>
          <w:highlight w:val="white"/>
        </w:rPr>
        <w:t xml:space="preserve">pure random asymmetry when homozygous, </w:t>
      </w:r>
      <w:r w:rsidR="00300302">
        <w:rPr>
          <w:highlight w:val="white"/>
        </w:rPr>
        <w:t xml:space="preserve">that is, </w:t>
      </w:r>
      <w:r w:rsidR="00300302" w:rsidRPr="00EF21D5">
        <w:rPr>
          <w:highlight w:val="white"/>
        </w:rPr>
        <w:t>50% right-handers and 50% left-handers.</w:t>
      </w:r>
      <w:r w:rsidR="00300302">
        <w:rPr>
          <w:highlight w:val="white"/>
        </w:rPr>
        <w:t xml:space="preserve"> The degree of dominance of D over C </w:t>
      </w:r>
      <w:r w:rsidR="00165466">
        <w:rPr>
          <w:highlight w:val="white"/>
        </w:rPr>
        <w:t xml:space="preserve">and the true incidence of left-handers were inferred from the data using maximum-likelihood estimation. </w:t>
      </w:r>
      <w:r w:rsidR="00165466">
        <w:t xml:space="preserve">Importantly, </w:t>
      </w:r>
      <w:r w:rsidR="00165466" w:rsidRPr="00EF21D5">
        <w:t xml:space="preserve">the variation in the </w:t>
      </w:r>
      <w:r w:rsidR="00165466" w:rsidRPr="00EF21D5">
        <w:rPr>
          <w:i/>
        </w:rPr>
        <w:t>measured incidence</w:t>
      </w:r>
      <w:r w:rsidR="00165466" w:rsidRPr="00EF21D5">
        <w:t xml:space="preserve">  across s</w:t>
      </w:r>
      <w:r w:rsidR="00165466" w:rsidRPr="00EF21D5">
        <w:rPr>
          <w:highlight w:val="white"/>
        </w:rPr>
        <w:t>tudies was assumed to arise due to inconsistent methodological approaches</w:t>
      </w:r>
      <w:r w:rsidR="00165466">
        <w:rPr>
          <w:highlight w:val="white"/>
        </w:rPr>
        <w:t>. He accounted for this by adjusting</w:t>
      </w:r>
      <w:r w:rsidR="00165466" w:rsidRPr="00EF21D5">
        <w:rPr>
          <w:highlight w:val="white"/>
        </w:rPr>
        <w:t xml:space="preserve"> the </w:t>
      </w:r>
      <w:r w:rsidR="00165466" w:rsidRPr="00EF21D5">
        <w:rPr>
          <w:i/>
          <w:highlight w:val="white"/>
        </w:rPr>
        <w:t>measured incidence</w:t>
      </w:r>
      <w:r w:rsidR="00165466" w:rsidRPr="00EF21D5">
        <w:rPr>
          <w:highlight w:val="white"/>
        </w:rPr>
        <w:t xml:space="preserve"> to the </w:t>
      </w:r>
      <w:r w:rsidR="00165466" w:rsidRPr="00EF21D5">
        <w:rPr>
          <w:i/>
          <w:highlight w:val="white"/>
        </w:rPr>
        <w:t>true incidence</w:t>
      </w:r>
      <w:r w:rsidR="00165466" w:rsidRPr="00EF21D5">
        <w:rPr>
          <w:highlight w:val="white"/>
        </w:rPr>
        <w:t xml:space="preserve">. </w:t>
      </w:r>
      <w:r w:rsidR="0027524E">
        <w:rPr>
          <w:highlight w:val="white"/>
        </w:rPr>
        <w:t xml:space="preserve">His results estimated a </w:t>
      </w:r>
      <w:r w:rsidR="0027524E" w:rsidRPr="00EF21D5">
        <w:rPr>
          <w:i/>
          <w:highlight w:val="white"/>
        </w:rPr>
        <w:t>true incidence</w:t>
      </w:r>
      <w:r w:rsidR="0027524E" w:rsidRPr="00EF21D5">
        <w:rPr>
          <w:highlight w:val="white"/>
        </w:rPr>
        <w:t xml:space="preserve"> of left-handers </w:t>
      </w:r>
      <w:r w:rsidR="0027524E">
        <w:rPr>
          <w:highlight w:val="white"/>
        </w:rPr>
        <w:t>at</w:t>
      </w:r>
      <w:r w:rsidR="0027524E" w:rsidRPr="00EF21D5">
        <w:rPr>
          <w:highlight w:val="white"/>
        </w:rPr>
        <w:t xml:space="preserve"> </w:t>
      </w:r>
      <w:r w:rsidR="000F152E">
        <w:rPr>
          <w:highlight w:val="white"/>
        </w:rPr>
        <w:t xml:space="preserve">7.75% with 25% </w:t>
      </w:r>
      <w:r w:rsidR="0027524E" w:rsidRPr="00EF21D5">
        <w:rPr>
          <w:highlight w:val="white"/>
        </w:rPr>
        <w:t>of heterozygotes being left-handed.</w:t>
      </w:r>
      <w:r w:rsidR="0027524E">
        <w:rPr>
          <w:highlight w:val="white"/>
        </w:rPr>
        <w:t xml:space="preserve"> This model, too, suggests that polymorppism in humans is preserved through heterozygote advantage. </w:t>
      </w:r>
      <w:r w:rsidR="0027524E">
        <w:rPr>
          <w:highlight w:val="white"/>
        </w:rPr>
        <w:lastRenderedPageBreak/>
        <w:t xml:space="preserve">Moreover, like Annett (1972), this model also assumes brain </w:t>
      </w:r>
      <w:r w:rsidR="00401412">
        <w:rPr>
          <w:color w:val="000000"/>
        </w:rPr>
        <w:t xml:space="preserve">lateralization </w:t>
      </w:r>
      <w:r w:rsidR="0027524E">
        <w:rPr>
          <w:highlight w:val="white"/>
        </w:rPr>
        <w:t xml:space="preserve">as the basis of hand preference. </w:t>
      </w:r>
      <w:r w:rsidR="0027524E" w:rsidRPr="00EF21D5">
        <w:rPr>
          <w:highlight w:val="white"/>
        </w:rPr>
        <w:t xml:space="preserve">However, the evidence for </w:t>
      </w:r>
      <w:r w:rsidR="0027524E">
        <w:rPr>
          <w:color w:val="000000"/>
        </w:rPr>
        <w:t xml:space="preserve">this </w:t>
      </w:r>
      <w:r w:rsidR="0027524E" w:rsidRPr="00EF21D5">
        <w:rPr>
          <w:highlight w:val="white"/>
        </w:rPr>
        <w:t xml:space="preserve">is debatable (Schlesinger, 1980), especially </w:t>
      </w:r>
      <w:r w:rsidR="0027524E">
        <w:rPr>
          <w:highlight w:val="white"/>
        </w:rPr>
        <w:t xml:space="preserve">with </w:t>
      </w:r>
      <w:r w:rsidR="0027524E" w:rsidRPr="00EF21D5">
        <w:rPr>
          <w:highlight w:val="white"/>
        </w:rPr>
        <w:t xml:space="preserve">new neuro-imaging tools </w:t>
      </w:r>
      <w:r w:rsidR="0027524E">
        <w:rPr>
          <w:highlight w:val="white"/>
        </w:rPr>
        <w:t xml:space="preserve">that </w:t>
      </w:r>
      <w:r w:rsidR="0027524E" w:rsidRPr="00EF21D5">
        <w:rPr>
          <w:highlight w:val="white"/>
        </w:rPr>
        <w:t>enable a more rigorous testing of the proposed neurological mechanism</w:t>
      </w:r>
      <w:r w:rsidR="0027524E" w:rsidRPr="00EF21D5">
        <w:rPr>
          <w:b/>
          <w:highlight w:val="white"/>
        </w:rPr>
        <w:t xml:space="preserve"> </w:t>
      </w:r>
      <w:r w:rsidR="0027524E" w:rsidRPr="00EF21D5">
        <w:rPr>
          <w:highlight w:val="white"/>
        </w:rPr>
        <w:t>(e.g., Badzakova-Trajkov et al., 2010; Bishop, 2013; Tejavibulya et al., 2024).</w:t>
      </w:r>
    </w:p>
    <w:p w14:paraId="3A9D7DA0" w14:textId="77777777" w:rsidR="004814D0" w:rsidRDefault="00C4200C" w:rsidP="00CB5F62">
      <w:pPr>
        <w:rPr>
          <w:highlight w:val="white"/>
        </w:rPr>
      </w:pPr>
      <w:r w:rsidRPr="00C4200C">
        <w:rPr>
          <w:b/>
          <w:bCs/>
          <w:highlight w:val="white"/>
          <w:lang w:val="en-US"/>
        </w:rPr>
        <w:t xml:space="preserve">The role of culture. </w:t>
      </w:r>
      <w:r w:rsidR="009F0B6C">
        <w:rPr>
          <w:highlight w:val="white"/>
        </w:rPr>
        <w:t>Another factor in determining handedness is cultural influence (Corballis, 1991).</w:t>
      </w:r>
      <w:r w:rsidR="009F0B6C">
        <w:rPr>
          <w:rFonts w:hint="cs"/>
          <w:highlight w:val="white"/>
          <w:rtl/>
        </w:rPr>
        <w:t xml:space="preserve"> </w:t>
      </w:r>
      <w:r w:rsidR="009F0B6C" w:rsidRPr="00EF21D5">
        <w:rPr>
          <w:highlight w:val="white"/>
        </w:rPr>
        <w:t>Comparative studies have revealed variations in left-handedness prevalence among different cultures, seemingly unrelated to geographic proximity (McManus, 2009).</w:t>
      </w:r>
      <w:r w:rsidR="00953024">
        <w:rPr>
          <w:highlight w:val="white"/>
        </w:rPr>
        <w:t xml:space="preserve"> </w:t>
      </w:r>
      <w:r w:rsidR="00953024" w:rsidRPr="00EF21D5">
        <w:t xml:space="preserve">In a meta-analysis, Papadatou-Pastou et al. (2020) found that using the writing hand as an </w:t>
      </w:r>
      <w:r w:rsidR="00953024">
        <w:t>indicator</w:t>
      </w:r>
      <w:r w:rsidR="00953024" w:rsidRPr="00EF21D5">
        <w:t xml:space="preserve"> </w:t>
      </w:r>
      <w:r>
        <w:t xml:space="preserve">for </w:t>
      </w:r>
      <w:r w:rsidRPr="00EF21D5">
        <w:rPr>
          <w:i/>
        </w:rPr>
        <w:t>hand preference</w:t>
      </w:r>
      <w:r w:rsidRPr="00EF21D5">
        <w:t xml:space="preserve"> </w:t>
      </w:r>
      <w:r>
        <w:t xml:space="preserve">resulted in </w:t>
      </w:r>
      <w:r w:rsidR="00953024" w:rsidRPr="00EF21D5">
        <w:t xml:space="preserve">a 9.29% prevalence of left-handedness; behavioral observations </w:t>
      </w:r>
      <w:r>
        <w:t xml:space="preserve">resulted in </w:t>
      </w:r>
      <w:r w:rsidR="00953024" w:rsidRPr="00EF21D5">
        <w:t>15.11%; and responses to a questionnaire ranged from 9.75% to 13.51%.</w:t>
      </w:r>
      <w:r>
        <w:t xml:space="preserve"> </w:t>
      </w:r>
      <w:r w:rsidRPr="00EF21D5">
        <w:t>Left-handers also vary according to their ancestry: “Europeans” have the highest potential to be left-handed (11.12%), followed by “sub-Saharan Africans” (7.71%) and “East Asians” (5.69%).</w:t>
      </w:r>
      <w:r>
        <w:t xml:space="preserve"> </w:t>
      </w:r>
      <w:r w:rsidRPr="00EF21D5">
        <w:rPr>
          <w:highlight w:val="white"/>
        </w:rPr>
        <w:t>However, even in the most permissive estimates left-handedness rates ranged from 0% to 30% only (Marchant &amp; McGrew, 1998), and no evidence has been found for a culture in which the frequency of left-handers outnumbers or equals that of right-handers.</w:t>
      </w:r>
      <w:r>
        <w:rPr>
          <w:highlight w:val="white"/>
        </w:rPr>
        <w:t xml:space="preserve"> </w:t>
      </w:r>
      <w:r>
        <w:t>S</w:t>
      </w:r>
      <w:r w:rsidRPr="00EF21D5">
        <w:t>tudies published before 1975 indicated a 7.19% prevalence of left-handers, but in the following years this percentage increased up to a peak of 11.70% between 1996-2007, followed by a small decline to 10.77% until 2019</w:t>
      </w:r>
      <w:r>
        <w:t xml:space="preserve"> (</w:t>
      </w:r>
      <w:r w:rsidRPr="00EF21D5">
        <w:t>Papadatou-Pastou et al. 2020)</w:t>
      </w:r>
      <w:r>
        <w:t>.</w:t>
      </w:r>
    </w:p>
    <w:p w14:paraId="04B5FF43" w14:textId="77777777" w:rsidR="004814D0" w:rsidRDefault="00C4200C" w:rsidP="00CB5F62">
      <w:pPr>
        <w:rPr>
          <w:highlight w:val="white"/>
        </w:rPr>
      </w:pPr>
      <w:r>
        <w:rPr>
          <w:highlight w:val="white"/>
        </w:rPr>
        <w:t>E</w:t>
      </w:r>
      <w:r w:rsidR="00AC7EE2" w:rsidRPr="00EF21D5">
        <w:rPr>
          <w:highlight w:val="white"/>
        </w:rPr>
        <w:t xml:space="preserve">xamining various tasks humans perform with their hands has revealed that culture has a nuanced influence on </w:t>
      </w:r>
      <w:sdt>
        <w:sdtPr>
          <w:tag w:val="goog_rdk_3"/>
          <w:id w:val="1221091978"/>
        </w:sdtPr>
        <w:sdtContent/>
      </w:sdt>
      <w:r w:rsidR="00AC7EE2" w:rsidRPr="00EF21D5">
        <w:rPr>
          <w:highlight w:val="white"/>
        </w:rPr>
        <w:t>hand</w:t>
      </w:r>
      <w:r>
        <w:rPr>
          <w:highlight w:val="white"/>
        </w:rPr>
        <w:t xml:space="preserve"> preference</w:t>
      </w:r>
      <w:r w:rsidR="00AC7EE2" w:rsidRPr="00EF21D5">
        <w:rPr>
          <w:highlight w:val="white"/>
        </w:rPr>
        <w:t>. It is not uncommon to find that individuals consistently use their left hand but write with the right one, a phenomenon more prevalent in early-birth cohorts and specific cultures (Medland et al., 2004).</w:t>
      </w:r>
      <w:r w:rsidR="00AC7EE2">
        <w:rPr>
          <w:highlight w:val="white"/>
        </w:rPr>
        <w:t xml:space="preserve"> </w:t>
      </w:r>
      <w:r w:rsidR="00AC7EE2" w:rsidRPr="00EF21D5">
        <w:rPr>
          <w:highlight w:val="white"/>
        </w:rPr>
        <w:t>A central hypothesis for this discrepancy is that of a change in cultural norms that led to the acceptance of left-handed writing in schoolin</w:t>
      </w:r>
      <w:r w:rsidR="00AC7EE2" w:rsidRPr="00EF21D5">
        <w:t>g (Harris, 1990).</w:t>
      </w:r>
      <w:r w:rsidR="00AC7EE2">
        <w:t xml:space="preserve"> </w:t>
      </w:r>
      <w:r w:rsidR="00AC7EE2" w:rsidRPr="00EF21D5">
        <w:t>Argu</w:t>
      </w:r>
      <w:r w:rsidR="00AC7EE2" w:rsidRPr="00EF21D5">
        <w:rPr>
          <w:highlight w:val="white"/>
        </w:rPr>
        <w:t xml:space="preserve">ably, this cultural change can account for the increase in the prevalence of left-handed writing over the past century in many western </w:t>
      </w:r>
      <w:r w:rsidR="00AC7EE2" w:rsidRPr="00EF21D5">
        <w:rPr>
          <w:highlight w:val="white"/>
        </w:rPr>
        <w:lastRenderedPageBreak/>
        <w:t>countries (e.g., Beukelaar &amp; Kroonenberg, 1986; Brackenridge, 1981). In those countries in which left-handed writing is still discouraged, an increase in the prevalence of left-handers has not been observed (Shimizu &amp; Endo, 1989).</w:t>
      </w:r>
      <w:r w:rsidR="00AC7EE2">
        <w:rPr>
          <w:highlight w:val="white"/>
        </w:rPr>
        <w:t xml:space="preserve"> </w:t>
      </w:r>
      <w:r w:rsidR="00AC7EE2" w:rsidRPr="00EF21D5">
        <w:t>Porac</w:t>
      </w:r>
      <w:r w:rsidR="00AC7EE2" w:rsidRPr="00EF21D5">
        <w:rPr>
          <w:highlight w:val="white"/>
        </w:rPr>
        <w:t xml:space="preserve"> &amp; Coren (1981) pointed out that predominantly right-handed </w:t>
      </w:r>
      <w:r w:rsidR="00AC7EE2">
        <w:rPr>
          <w:highlight w:val="white"/>
        </w:rPr>
        <w:t>societies</w:t>
      </w:r>
      <w:r w:rsidR="00AC7EE2" w:rsidRPr="00EF21D5">
        <w:rPr>
          <w:highlight w:val="white"/>
        </w:rPr>
        <w:t xml:space="preserve"> tends to motivate left-handers to conduct tasks with their right hand </w:t>
      </w:r>
      <w:r w:rsidR="00AC7EE2">
        <w:rPr>
          <w:highlight w:val="white"/>
        </w:rPr>
        <w:t>due to physical constraints</w:t>
      </w:r>
      <w:r w:rsidR="00AC7EE2" w:rsidRPr="00EF21D5">
        <w:rPr>
          <w:highlight w:val="white"/>
        </w:rPr>
        <w:t xml:space="preserve"> (e.g., scissors, computer mouse, knife) or conformity (e.g., writing, cutlery), even if this goes against their natural inclination.</w:t>
      </w:r>
      <w:r w:rsidR="00AC7EE2">
        <w:rPr>
          <w:highlight w:val="white"/>
        </w:rPr>
        <w:t xml:space="preserve"> Futhermore, e</w:t>
      </w:r>
      <w:r w:rsidR="00AC7EE2" w:rsidRPr="00EF21D5">
        <w:rPr>
          <w:highlight w:val="white"/>
        </w:rPr>
        <w:t xml:space="preserve">vidence from non-western societies with a low rate of literacy </w:t>
      </w:r>
      <w:r w:rsidR="00AC7EE2">
        <w:rPr>
          <w:highlight w:val="white"/>
        </w:rPr>
        <w:t xml:space="preserve">does not </w:t>
      </w:r>
      <w:r w:rsidR="00AC7EE2" w:rsidRPr="00EF21D5">
        <w:rPr>
          <w:highlight w:val="white"/>
        </w:rPr>
        <w:t>indicat</w:t>
      </w:r>
      <w:r w:rsidR="00AC7EE2">
        <w:rPr>
          <w:highlight w:val="white"/>
        </w:rPr>
        <w:t>e</w:t>
      </w:r>
      <w:r w:rsidR="00AC7EE2" w:rsidRPr="00EF21D5">
        <w:rPr>
          <w:highlight w:val="white"/>
        </w:rPr>
        <w:t xml:space="preserve"> </w:t>
      </w:r>
      <w:r w:rsidR="00AC7EE2">
        <w:rPr>
          <w:highlight w:val="white"/>
        </w:rPr>
        <w:t xml:space="preserve">a </w:t>
      </w:r>
      <w:r w:rsidR="00AC7EE2" w:rsidRPr="00EF21D5">
        <w:rPr>
          <w:highlight w:val="white"/>
        </w:rPr>
        <w:t xml:space="preserve">right-hand bias for any </w:t>
      </w:r>
      <w:r w:rsidR="00AC7EE2">
        <w:rPr>
          <w:highlight w:val="white"/>
        </w:rPr>
        <w:t xml:space="preserve">hand-based task </w:t>
      </w:r>
      <w:r w:rsidR="00AC7EE2" w:rsidRPr="00EF21D5">
        <w:rPr>
          <w:highlight w:val="white"/>
        </w:rPr>
        <w:t>other than a weak but consistent tendency in tool use (Marchant et al., 1995).</w:t>
      </w:r>
      <w:r w:rsidR="00AC7EE2">
        <w:rPr>
          <w:highlight w:val="white"/>
        </w:rPr>
        <w:t xml:space="preserve"> </w:t>
      </w:r>
      <w:r w:rsidR="00AC7EE2" w:rsidRPr="00EF21D5">
        <w:rPr>
          <w:highlight w:val="white"/>
        </w:rPr>
        <w:t>Therefore, it may be that modern humans are somewhat committed to their right hand in certain tasks, with the level of commitment varying across tasks and cultures.</w:t>
      </w:r>
      <w:r w:rsidR="00AC7EE2">
        <w:rPr>
          <w:highlight w:val="white"/>
        </w:rPr>
        <w:t xml:space="preserve"> </w:t>
      </w:r>
    </w:p>
    <w:p w14:paraId="4AD2AB8A" w14:textId="77777777" w:rsidR="004814D0" w:rsidRDefault="008329C8" w:rsidP="00CB5F62">
      <w:r>
        <w:rPr>
          <w:highlight w:val="white"/>
        </w:rPr>
        <w:t>The only model that sought to account for gene-culture evolution of human handedness was published by Laland et al. (1995). Following the genetic model by McManus (1985), they assumed that the tendency to of an individual twords one of the two phenotypes—right- and left-handedness—depends on a single gene with alleles D for predisposition towards right-handedness and C for lack of such predisposition. But they also included a cultural vertical effect of parent phenotype on offspring phenotype, so that the probability for becoming right-handed depends on the individual genotype (DD, DC, or CC) and the parental phenotypes (RxR, RxL, or LxL). Analysis of the equilibiurm allele</w:t>
      </w:r>
      <w:r w:rsidR="00AD2F72">
        <w:rPr>
          <w:highlight w:val="white"/>
        </w:rPr>
        <w:t xml:space="preserve"> and phenotype</w:t>
      </w:r>
      <w:r>
        <w:rPr>
          <w:highlight w:val="white"/>
        </w:rPr>
        <w:t xml:space="preserve"> frequencies showed that if natural selection acts on the phenotype or directly on the genotype, allele D will go to fixation, unless there is heterozygote advantage</w:t>
      </w:r>
      <w:r w:rsidR="00AD2F72">
        <w:rPr>
          <w:highlight w:val="white"/>
        </w:rPr>
        <w:t>; that is, gene-culture interaction will not preserve genetic variation in handedness. This, of course, is inconsistent with genetic models described above (Annett 1972; McManus 1985). Nevertheless, Laland et al. (1995) used the equilbirum phenotype frequencies to test this model against data. They estimated the model parameters using maximum-likelihood estimation</w:t>
      </w:r>
      <w:r w:rsidR="00FF39C9">
        <w:rPr>
          <w:highlight w:val="white"/>
        </w:rPr>
        <w:t xml:space="preserve"> and the adjustment from </w:t>
      </w:r>
      <w:r w:rsidR="00FF39C9" w:rsidRPr="00EF21D5">
        <w:rPr>
          <w:i/>
          <w:highlight w:val="white"/>
        </w:rPr>
        <w:t>measured incidence</w:t>
      </w:r>
      <w:r w:rsidR="00FF39C9" w:rsidRPr="00EF21D5">
        <w:rPr>
          <w:highlight w:val="white"/>
        </w:rPr>
        <w:t xml:space="preserve"> to the </w:t>
      </w:r>
      <w:r w:rsidR="00FF39C9" w:rsidRPr="00EF21D5">
        <w:rPr>
          <w:i/>
          <w:highlight w:val="white"/>
        </w:rPr>
        <w:t>true incidence</w:t>
      </w:r>
      <w:r w:rsidR="00FF39C9">
        <w:rPr>
          <w:highlight w:val="white"/>
        </w:rPr>
        <w:t xml:space="preserve"> applied by McManus (1985), </w:t>
      </w:r>
      <w:r w:rsidR="00AD2F72">
        <w:rPr>
          <w:highlight w:val="white"/>
        </w:rPr>
        <w:t xml:space="preserve">and </w:t>
      </w:r>
      <w:r w:rsidR="00FF39C9">
        <w:rPr>
          <w:highlight w:val="white"/>
        </w:rPr>
        <w:t xml:space="preserve">then </w:t>
      </w:r>
      <w:r w:rsidR="00AD2F72">
        <w:rPr>
          <w:highlight w:val="white"/>
        </w:rPr>
        <w:t xml:space="preserve">tested its goodness-of-fit using a G-test. The analysis was performed on 17 familial </w:t>
      </w:r>
      <w:r w:rsidR="00AD2F72" w:rsidRPr="00957649">
        <w:rPr>
          <w:color w:val="000000"/>
          <w:shd w:val="clear" w:color="auto" w:fill="FFFFFF"/>
        </w:rPr>
        <w:t xml:space="preserve">datasets </w:t>
      </w:r>
      <w:r w:rsidR="00AD2F72" w:rsidRPr="00957649">
        <w:rPr>
          <w:color w:val="000000"/>
          <w:shd w:val="clear" w:color="auto" w:fill="FFFFFF"/>
        </w:rPr>
        <w:lastRenderedPageBreak/>
        <w:t xml:space="preserve">previously </w:t>
      </w:r>
      <w:r w:rsidR="00AD2F72">
        <w:rPr>
          <w:color w:val="000000"/>
          <w:shd w:val="clear" w:color="auto" w:fill="FFFFFF"/>
        </w:rPr>
        <w:t>summarized</w:t>
      </w:r>
      <w:r w:rsidR="00AD2F72" w:rsidRPr="00957649">
        <w:rPr>
          <w:color w:val="000000"/>
          <w:shd w:val="clear" w:color="auto" w:fill="FFFFFF"/>
        </w:rPr>
        <w:t xml:space="preserve"> by </w:t>
      </w:r>
      <w:r w:rsidR="00AD2F72" w:rsidRPr="00957649">
        <w:rPr>
          <w:color w:val="222222"/>
          <w:shd w:val="clear" w:color="auto" w:fill="FFFFFF"/>
        </w:rPr>
        <w:t>McManus (1985)</w:t>
      </w:r>
      <w:r w:rsidR="00AD2F72">
        <w:rPr>
          <w:color w:val="000000"/>
          <w:shd w:val="clear" w:color="auto" w:fill="FFFFFF"/>
          <w:lang w:val="en-US"/>
        </w:rPr>
        <w:t>. The best-fit model predicted a species-wide 78% genetic predisposition, increased to 92% and decreased to 64% in offspring of two right- and left-handed parents, respectively. The model predicted that right-handers should be 88% of the population (</w:t>
      </w:r>
      <w:proofErr w:type="gramStart"/>
      <w:r w:rsidR="00AD2F72">
        <w:rPr>
          <w:color w:val="000000"/>
          <w:shd w:val="clear" w:color="auto" w:fill="FFFFFF"/>
          <w:lang w:val="en-US"/>
        </w:rPr>
        <w:t>similar to</w:t>
      </w:r>
      <w:proofErr w:type="gramEnd"/>
      <w:r w:rsidR="00AD2F72">
        <w:rPr>
          <w:color w:val="000000"/>
          <w:shd w:val="clear" w:color="auto" w:fill="FFFFFF"/>
          <w:lang w:val="en-US"/>
        </w:rPr>
        <w:t xml:space="preserve"> observed frequencies, e.g., </w:t>
      </w:r>
      <w:proofErr w:type="spellStart"/>
      <w:r w:rsidR="00AD2F72">
        <w:rPr>
          <w:color w:val="000000"/>
          <w:shd w:val="clear" w:color="auto" w:fill="FFFFFF"/>
          <w:lang w:val="en-US"/>
        </w:rPr>
        <w:t>Corballis</w:t>
      </w:r>
      <w:proofErr w:type="spellEnd"/>
      <w:r w:rsidR="00AD2F72">
        <w:rPr>
          <w:color w:val="000000"/>
          <w:shd w:val="clear" w:color="auto" w:fill="FFFFFF"/>
          <w:lang w:val="en-US"/>
        </w:rPr>
        <w:t>, 1991) and provided a better fit to 16 of 17 familial datase</w:t>
      </w:r>
      <w:r w:rsidR="00AD2F72" w:rsidRPr="00120641">
        <w:rPr>
          <w:color w:val="000000"/>
          <w:shd w:val="clear" w:color="auto" w:fill="FFFFFF"/>
          <w:lang w:val="en-US"/>
        </w:rPr>
        <w:t xml:space="preserve">ts and 27 of 28 twins datasets compared to previous genetic models (Annett 1985; McManus 1985). The model also predicts the concordance rate in siblings, twins, and unrelated individuals to be ~80%, which </w:t>
      </w:r>
      <w:r w:rsidR="00120641" w:rsidRPr="00120641">
        <w:rPr>
          <w:color w:val="000000"/>
          <w:shd w:val="clear" w:color="auto" w:fill="FFFFFF"/>
          <w:lang w:val="en-US"/>
        </w:rPr>
        <w:t xml:space="preserve">agrees </w:t>
      </w:r>
      <w:r w:rsidR="00AD2F72" w:rsidRPr="00120641">
        <w:t>with observation</w:t>
      </w:r>
      <w:r w:rsidR="00120641" w:rsidRPr="00120641">
        <w:t>s that cannot be explained by purely genetic models</w:t>
      </w:r>
      <w:r w:rsidR="00AD2F72" w:rsidRPr="00120641">
        <w:t>.</w:t>
      </w:r>
    </w:p>
    <w:p w14:paraId="7A368F86" w14:textId="738D823D" w:rsidR="004814D0" w:rsidRPr="004814D0" w:rsidRDefault="00740766" w:rsidP="00CB5F62">
      <w:pPr>
        <w:rPr>
          <w:highlight w:val="white"/>
        </w:rPr>
      </w:pPr>
      <w:r>
        <w:t xml:space="preserve">Based on these results, </w:t>
      </w:r>
      <w:r w:rsidR="00AD2F72">
        <w:t xml:space="preserve">Laland et al. (1985) </w:t>
      </w:r>
      <w:r>
        <w:t>h</w:t>
      </w:r>
      <w:r w:rsidR="00AD2F72">
        <w:t xml:space="preserve">ave </w:t>
      </w:r>
      <w:r w:rsidR="001C0CFB">
        <w:t>s</w:t>
      </w:r>
      <w:r w:rsidR="001C0CFB">
        <w:rPr>
          <w:lang w:val="en-US"/>
        </w:rPr>
        <w:t>u</w:t>
      </w:r>
      <w:r w:rsidR="001C0CFB">
        <w:t xml:space="preserve">ggested </w:t>
      </w:r>
      <w:r w:rsidR="00AD2F72" w:rsidRPr="00EF21D5">
        <w:rPr>
          <w:highlight w:val="white"/>
        </w:rPr>
        <w:t xml:space="preserve">that a history of selective sweeps created a </w:t>
      </w:r>
      <w:r>
        <w:rPr>
          <w:highlight w:val="white"/>
        </w:rPr>
        <w:t>species-wide</w:t>
      </w:r>
      <w:r w:rsidR="00AD2F72" w:rsidRPr="00EF21D5">
        <w:rPr>
          <w:highlight w:val="white"/>
        </w:rPr>
        <w:t xml:space="preserve"> genetic predisposition for right-hand</w:t>
      </w:r>
      <w:r>
        <w:rPr>
          <w:highlight w:val="white"/>
        </w:rPr>
        <w:t xml:space="preserve"> preference </w:t>
      </w:r>
      <w:r w:rsidR="00AD2F72" w:rsidRPr="00EF21D5">
        <w:rPr>
          <w:highlight w:val="white"/>
        </w:rPr>
        <w:t xml:space="preserve">in a facultative rather than obligate manner. Thus, variation within families and across societies can be explained by cultural factors, operating via parental influence during early </w:t>
      </w:r>
      <w:r w:rsidRPr="00EF21D5">
        <w:rPr>
          <w:highlight w:val="white"/>
        </w:rPr>
        <w:t>child</w:t>
      </w:r>
      <w:r>
        <w:rPr>
          <w:highlight w:val="white"/>
        </w:rPr>
        <w:t xml:space="preserve"> </w:t>
      </w:r>
      <w:r w:rsidR="00AD2F72" w:rsidRPr="00EF21D5">
        <w:rPr>
          <w:highlight w:val="white"/>
        </w:rPr>
        <w:t>development. Consequently, human handedness had been ratcheting up towards the proliferation of right-hand bias throughout human evolution due to caregivers socially transmitting their hand</w:t>
      </w:r>
      <w:r>
        <w:rPr>
          <w:highlight w:val="white"/>
        </w:rPr>
        <w:t xml:space="preserve"> preference </w:t>
      </w:r>
      <w:r w:rsidR="00AD2F72" w:rsidRPr="00EF21D5">
        <w:rPr>
          <w:highlight w:val="white"/>
        </w:rPr>
        <w:t>to children</w:t>
      </w:r>
      <w:r w:rsidR="007961D4" w:rsidRPr="004814D0">
        <w:rPr>
          <w:highlight w:val="white"/>
        </w:rPr>
        <w:t>.</w:t>
      </w:r>
    </w:p>
    <w:p w14:paraId="73572361" w14:textId="058E1865" w:rsidR="004814D0" w:rsidRPr="004814D0" w:rsidRDefault="009E7BFD" w:rsidP="00CB5F62">
      <w:pPr>
        <w:rPr>
          <w:highlight w:val="white"/>
        </w:rPr>
      </w:pPr>
      <w:r w:rsidRPr="004814D0">
        <w:rPr>
          <w:highlight w:val="white"/>
        </w:rPr>
        <w:t>To date, Laland et al.’s model is the only one that accounts for the gene-culture co-evolution of hand</w:t>
      </w:r>
      <w:r w:rsidR="002F6B15">
        <w:rPr>
          <w:highlight w:val="white"/>
        </w:rPr>
        <w:t>edness</w:t>
      </w:r>
      <w:r w:rsidRPr="004814D0">
        <w:rPr>
          <w:highlight w:val="white"/>
        </w:rPr>
        <w:t xml:space="preserve">. There have been no subsequent published attempts to reproduce it by following its protocol and assessing whether the </w:t>
      </w:r>
      <w:r w:rsidRPr="00EF21D5">
        <w:rPr>
          <w:highlight w:val="white"/>
        </w:rPr>
        <w:t xml:space="preserve">described computations, when applied to the same data, yield results consistent with those originally published. </w:t>
      </w:r>
      <w:r>
        <w:rPr>
          <w:highlight w:val="white"/>
        </w:rPr>
        <w:t>N</w:t>
      </w:r>
      <w:r w:rsidRPr="00EF21D5">
        <w:rPr>
          <w:highlight w:val="white"/>
        </w:rPr>
        <w:t>o</w:t>
      </w:r>
      <w:r>
        <w:rPr>
          <w:highlight w:val="white"/>
        </w:rPr>
        <w:t>r have there been published</w:t>
      </w:r>
      <w:r w:rsidRPr="00EF21D5">
        <w:rPr>
          <w:highlight w:val="white"/>
        </w:rPr>
        <w:t xml:space="preserve"> replication</w:t>
      </w:r>
      <w:r>
        <w:rPr>
          <w:highlight w:val="white"/>
        </w:rPr>
        <w:t>s</w:t>
      </w:r>
      <w:r w:rsidRPr="00EF21D5">
        <w:rPr>
          <w:highlight w:val="white"/>
        </w:rPr>
        <w:t xml:space="preserve"> </w:t>
      </w:r>
      <w:r>
        <w:rPr>
          <w:highlight w:val="white"/>
        </w:rPr>
        <w:t xml:space="preserve">that </w:t>
      </w:r>
      <w:r w:rsidRPr="00EF21D5">
        <w:rPr>
          <w:highlight w:val="white"/>
        </w:rPr>
        <w:t>test its conclusions and predictions</w:t>
      </w:r>
      <w:r>
        <w:rPr>
          <w:highlight w:val="white"/>
        </w:rPr>
        <w:t xml:space="preserve"> on other datasets</w:t>
      </w:r>
      <w:r w:rsidRPr="00EF21D5">
        <w:rPr>
          <w:highlight w:val="white"/>
        </w:rPr>
        <w:t xml:space="preserve">. </w:t>
      </w:r>
      <w:r w:rsidR="004B7AFA" w:rsidRPr="004814D0">
        <w:rPr>
          <w:highlight w:val="white"/>
        </w:rPr>
        <w:t>Moreover</w:t>
      </w:r>
      <w:r w:rsidRPr="004814D0">
        <w:rPr>
          <w:highlight w:val="white"/>
        </w:rPr>
        <w:t xml:space="preserve">, neither the model nor the analysis have </w:t>
      </w:r>
      <w:r w:rsidR="004B7AFA" w:rsidRPr="004814D0">
        <w:rPr>
          <w:highlight w:val="white"/>
        </w:rPr>
        <w:t xml:space="preserve">been revised or extended </w:t>
      </w:r>
      <w:r w:rsidRPr="004814D0">
        <w:rPr>
          <w:highlight w:val="white"/>
        </w:rPr>
        <w:t>based on insights gained from reproduction and replication efforts</w:t>
      </w:r>
      <w:r w:rsidR="004B7AFA" w:rsidRPr="004814D0">
        <w:rPr>
          <w:highlight w:val="white"/>
        </w:rPr>
        <w:t>,</w:t>
      </w:r>
      <w:r w:rsidRPr="004814D0">
        <w:rPr>
          <w:highlight w:val="white"/>
        </w:rPr>
        <w:t xml:space="preserve"> </w:t>
      </w:r>
      <w:r w:rsidR="004B7AFA" w:rsidRPr="004814D0">
        <w:rPr>
          <w:highlight w:val="white"/>
        </w:rPr>
        <w:t xml:space="preserve">despite </w:t>
      </w:r>
      <w:r w:rsidRPr="004814D0">
        <w:rPr>
          <w:highlight w:val="white"/>
        </w:rPr>
        <w:t xml:space="preserve">the potential </w:t>
      </w:r>
      <w:r w:rsidR="004B7AFA" w:rsidRPr="004814D0">
        <w:rPr>
          <w:highlight w:val="white"/>
        </w:rPr>
        <w:t xml:space="preserve">of such gene-culture models for </w:t>
      </w:r>
      <w:r w:rsidRPr="004814D0">
        <w:rPr>
          <w:highlight w:val="white"/>
        </w:rPr>
        <w:t xml:space="preserve">understanding human </w:t>
      </w:r>
      <w:r w:rsidR="004B7AFA" w:rsidRPr="004814D0">
        <w:rPr>
          <w:highlight w:val="white"/>
        </w:rPr>
        <w:t>handedness evolution</w:t>
      </w:r>
      <w:r w:rsidR="007961D4" w:rsidRPr="004814D0">
        <w:rPr>
          <w:highlight w:val="white"/>
        </w:rPr>
        <w:t>.</w:t>
      </w:r>
    </w:p>
    <w:p w14:paraId="3602EE44" w14:textId="18187D98" w:rsidR="00971395" w:rsidRPr="004814D0" w:rsidRDefault="00971395" w:rsidP="00372B8B">
      <w:pPr>
        <w:rPr>
          <w:highlight w:val="white"/>
        </w:rPr>
      </w:pPr>
      <w:r w:rsidRPr="004814D0">
        <w:rPr>
          <w:highlight w:val="white"/>
        </w:rPr>
        <w:t xml:space="preserve">Here, we have reproduce Laland et al.’s analysis to establish a foundation for its application and extension. We clarified the analysis, which was ambigiously described in the original paper, and validated the results. We then extended the model to account for differences in </w:t>
      </w:r>
      <w:r w:rsidRPr="004814D0">
        <w:rPr>
          <w:highlight w:val="white"/>
        </w:rPr>
        <w:lastRenderedPageBreak/>
        <w:t>parental and offspring sex and compared this extended model to the original model. We provide an open-source implementation written in the</w:t>
      </w:r>
      <w:r w:rsidR="001C0CFB">
        <w:rPr>
          <w:highlight w:val="white"/>
          <w:lang w:val="en-US"/>
        </w:rPr>
        <w:t xml:space="preserve"> </w:t>
      </w:r>
      <w:r w:rsidR="00C70517">
        <w:rPr>
          <w:highlight w:val="white"/>
          <w:lang w:val="en-US"/>
        </w:rPr>
        <w:t>P</w:t>
      </w:r>
      <w:r w:rsidR="001C0CFB">
        <w:rPr>
          <w:highlight w:val="white"/>
          <w:lang w:val="en-US"/>
        </w:rPr>
        <w:t>ython</w:t>
      </w:r>
      <w:r w:rsidRPr="004814D0">
        <w:rPr>
          <w:highlight w:val="white"/>
        </w:rPr>
        <w:t xml:space="preserve"> programming language</w:t>
      </w:r>
      <w:r w:rsidR="000D0202">
        <w:rPr>
          <w:highlight w:val="white"/>
        </w:rPr>
        <w:t xml:space="preserve"> (</w:t>
      </w:r>
      <w:r w:rsidR="000D0202" w:rsidRPr="00DF3589">
        <w:rPr>
          <w:rFonts w:ascii="Calibri" w:hAnsi="Calibri" w:cs="Calibri"/>
          <w:kern w:val="0"/>
          <w14:ligatures w14:val="none"/>
        </w:rPr>
        <w:t>Van Rossum</w:t>
      </w:r>
      <w:r w:rsidR="000D0202">
        <w:rPr>
          <w:rFonts w:ascii="Calibri" w:hAnsi="Calibri" w:cs="Calibri"/>
          <w:kern w:val="0"/>
          <w14:ligatures w14:val="none"/>
        </w:rPr>
        <w:t xml:space="preserve"> 2007)</w:t>
      </w:r>
      <w:r w:rsidRPr="004814D0">
        <w:rPr>
          <w:highlight w:val="white"/>
        </w:rPr>
        <w:t>. This work will provide the foundation for further exploration of new gene-culture models and additional cross-cultural datasets to test hypotheses on the transmission of human handedness and other traits under gene-culture co-evolution.</w:t>
      </w:r>
    </w:p>
    <w:p w14:paraId="6BB902E8" w14:textId="5D708D52" w:rsidR="00CA52DA" w:rsidRDefault="00CA52DA" w:rsidP="00CB5F62">
      <w:pPr>
        <w:pStyle w:val="Heading1"/>
        <w:rPr>
          <w:rtl/>
        </w:rPr>
      </w:pPr>
      <w:r>
        <w:t>Methods</w:t>
      </w:r>
    </w:p>
    <w:p w14:paraId="245EB670" w14:textId="77777777" w:rsidR="00090882" w:rsidRPr="00B84B0D" w:rsidRDefault="00090882" w:rsidP="00CB5F62">
      <w:pPr>
        <w:pStyle w:val="Heading2"/>
      </w:pPr>
      <w:bookmarkStart w:id="0" w:name="_Toc171803946"/>
      <w:r w:rsidRPr="00B84B0D">
        <w:t>Study design</w:t>
      </w:r>
      <w:bookmarkEnd w:id="0"/>
    </w:p>
    <w:p w14:paraId="10F0DE99" w14:textId="77777777" w:rsidR="003D37E6" w:rsidRDefault="00FF39C9" w:rsidP="00CB5F62">
      <w:pPr>
        <w:rPr>
          <w:highlight w:val="white"/>
        </w:rPr>
      </w:pPr>
      <w:r>
        <w:rPr>
          <w:color w:val="000000"/>
        </w:rPr>
        <w:t>Here</w:t>
      </w:r>
      <w:r w:rsidRPr="004814D0">
        <w:rPr>
          <w:highlight w:val="white"/>
        </w:rPr>
        <w:t>, we</w:t>
      </w:r>
      <w:r w:rsidR="00090882" w:rsidRPr="004814D0">
        <w:rPr>
          <w:highlight w:val="white"/>
        </w:rPr>
        <w:t xml:space="preserve"> reproduce the analysis of Laland</w:t>
      </w:r>
      <w:r w:rsidRPr="004814D0">
        <w:rPr>
          <w:highlight w:val="white"/>
        </w:rPr>
        <w:t xml:space="preserve"> et al</w:t>
      </w:r>
      <w:r w:rsidR="00090882" w:rsidRPr="004814D0">
        <w:rPr>
          <w:highlight w:val="white"/>
        </w:rPr>
        <w:t>.</w:t>
      </w:r>
      <w:r w:rsidRPr="004814D0">
        <w:rPr>
          <w:highlight w:val="white"/>
        </w:rPr>
        <w:t xml:space="preserve"> (1995).</w:t>
      </w:r>
      <w:r w:rsidR="00090882" w:rsidRPr="004814D0">
        <w:rPr>
          <w:highlight w:val="white"/>
        </w:rPr>
        <w:t xml:space="preserve"> They </w:t>
      </w:r>
      <w:r w:rsidRPr="004814D0">
        <w:rPr>
          <w:highlight w:val="white"/>
        </w:rPr>
        <w:t xml:space="preserve">studied a </w:t>
      </w:r>
      <w:r w:rsidR="00090882" w:rsidRPr="004814D0">
        <w:rPr>
          <w:highlight w:val="white"/>
        </w:rPr>
        <w:t xml:space="preserve">gene-culture model for human handedness </w:t>
      </w:r>
      <w:r w:rsidRPr="004814D0">
        <w:rPr>
          <w:highlight w:val="white"/>
        </w:rPr>
        <w:t xml:space="preserve">by </w:t>
      </w:r>
      <w:r w:rsidR="003D37E6">
        <w:rPr>
          <w:highlight w:val="white"/>
        </w:rPr>
        <w:t>using</w:t>
      </w:r>
      <w:r w:rsidRPr="004814D0">
        <w:rPr>
          <w:highlight w:val="white"/>
        </w:rPr>
        <w:t xml:space="preserve"> </w:t>
      </w:r>
      <w:r w:rsidR="00090882" w:rsidRPr="004814D0">
        <w:rPr>
          <w:highlight w:val="white"/>
        </w:rPr>
        <w:t>maximum</w:t>
      </w:r>
      <w:r w:rsidR="00164672">
        <w:rPr>
          <w:highlight w:val="white"/>
        </w:rPr>
        <w:t>-</w:t>
      </w:r>
      <w:r w:rsidR="00090882" w:rsidRPr="004814D0">
        <w:rPr>
          <w:highlight w:val="white"/>
        </w:rPr>
        <w:t xml:space="preserve">likelihood estimation </w:t>
      </w:r>
      <w:r w:rsidR="003D37E6">
        <w:rPr>
          <w:highlight w:val="white"/>
        </w:rPr>
        <w:t>to estimate</w:t>
      </w:r>
      <w:r w:rsidRPr="004814D0">
        <w:rPr>
          <w:highlight w:val="white"/>
        </w:rPr>
        <w:t xml:space="preserve"> model parameters </w:t>
      </w:r>
      <w:r w:rsidR="003D37E6">
        <w:rPr>
          <w:highlight w:val="white"/>
        </w:rPr>
        <w:t xml:space="preserve">from familial data, </w:t>
      </w:r>
      <w:r w:rsidRPr="004814D0">
        <w:rPr>
          <w:highlight w:val="white"/>
        </w:rPr>
        <w:t xml:space="preserve">testing the </w:t>
      </w:r>
      <w:r w:rsidR="003D37E6">
        <w:rPr>
          <w:highlight w:val="white"/>
        </w:rPr>
        <w:t xml:space="preserve">goodness-of-fit of the </w:t>
      </w:r>
      <w:r w:rsidRPr="004814D0">
        <w:rPr>
          <w:highlight w:val="white"/>
        </w:rPr>
        <w:t xml:space="preserve">model </w:t>
      </w:r>
      <w:r w:rsidR="003D37E6">
        <w:rPr>
          <w:highlight w:val="white"/>
        </w:rPr>
        <w:t xml:space="preserve">on the same data using </w:t>
      </w:r>
      <w:r w:rsidR="00090882" w:rsidRPr="004814D0">
        <w:rPr>
          <w:highlight w:val="white"/>
        </w:rPr>
        <w:t>a G-test</w:t>
      </w:r>
      <w:r w:rsidR="003D37E6">
        <w:rPr>
          <w:highlight w:val="white"/>
        </w:rPr>
        <w:t>, and then testing the model on a separate twins dataset</w:t>
      </w:r>
      <w:r w:rsidR="00090882" w:rsidRPr="004814D0">
        <w:rPr>
          <w:highlight w:val="white"/>
        </w:rPr>
        <w:t>.</w:t>
      </w:r>
    </w:p>
    <w:p w14:paraId="04204344" w14:textId="6ABCD9FF" w:rsidR="004814D0" w:rsidRDefault="00090882" w:rsidP="00CB5F62">
      <w:pPr>
        <w:rPr>
          <w:highlight w:val="white"/>
        </w:rPr>
      </w:pPr>
      <w:r w:rsidRPr="004814D0">
        <w:rPr>
          <w:highlight w:val="white"/>
        </w:rPr>
        <w:t xml:space="preserve">The </w:t>
      </w:r>
      <w:r w:rsidR="00FF39C9" w:rsidRPr="004814D0">
        <w:rPr>
          <w:highlight w:val="white"/>
        </w:rPr>
        <w:t>results</w:t>
      </w:r>
      <w:r w:rsidRPr="004814D0">
        <w:rPr>
          <w:highlight w:val="white"/>
        </w:rPr>
        <w:t xml:space="preserve"> reported by Laland</w:t>
      </w:r>
      <w:r w:rsidR="00FF39C9" w:rsidRPr="004814D0">
        <w:rPr>
          <w:highlight w:val="white"/>
        </w:rPr>
        <w:t xml:space="preserve"> et al. (1995) are summarized in</w:t>
      </w:r>
      <w:r w:rsidR="00967B71">
        <w:rPr>
          <w:b/>
          <w:bCs/>
          <w:highlight w:val="white"/>
        </w:rPr>
        <w:t xml:space="preserve"> </w:t>
      </w:r>
      <w:r w:rsidR="00D223D2" w:rsidRPr="00D223D2">
        <w:t>Tables 1-3</w:t>
      </w:r>
      <w:r w:rsidR="00FF39C9" w:rsidRPr="004814D0">
        <w:rPr>
          <w:highlight w:val="white"/>
        </w:rPr>
        <w:t>, but some results (log-likelihood values, G-test with three model parameters) were not reported.</w:t>
      </w:r>
      <w:r w:rsidR="00E96B76" w:rsidRPr="004814D0">
        <w:rPr>
          <w:highlight w:val="white"/>
        </w:rPr>
        <w:t xml:space="preserve"> Similar to McManus (1985), they </w:t>
      </w:r>
      <w:r w:rsidRPr="004814D0">
        <w:rPr>
          <w:highlight w:val="white"/>
        </w:rPr>
        <w:t xml:space="preserve">assumed a methodological issue in </w:t>
      </w:r>
      <w:r w:rsidR="00E96B76" w:rsidRPr="004814D0">
        <w:rPr>
          <w:highlight w:val="white"/>
        </w:rPr>
        <w:t>measured handedness</w:t>
      </w:r>
      <w:r w:rsidRPr="004814D0">
        <w:rPr>
          <w:highlight w:val="white"/>
        </w:rPr>
        <w:t>, i.e.,</w:t>
      </w:r>
      <w:r w:rsidR="00E96B76" w:rsidRPr="004814D0">
        <w:rPr>
          <w:highlight w:val="white"/>
        </w:rPr>
        <w:t xml:space="preserve"> a</w:t>
      </w:r>
      <w:r w:rsidRPr="004814D0">
        <w:rPr>
          <w:highlight w:val="white"/>
        </w:rPr>
        <w:t xml:space="preserve"> </w:t>
      </w:r>
      <w:r w:rsidRPr="004814D0">
        <w:rPr>
          <w:i/>
          <w:iCs/>
          <w:highlight w:val="white"/>
        </w:rPr>
        <w:t>criterion shift</w:t>
      </w:r>
      <w:r w:rsidRPr="004814D0">
        <w:rPr>
          <w:highlight w:val="white"/>
        </w:rPr>
        <w:t xml:space="preserve">, and </w:t>
      </w:r>
      <w:r w:rsidR="00E96B76" w:rsidRPr="004814D0">
        <w:rPr>
          <w:highlight w:val="white"/>
        </w:rPr>
        <w:t xml:space="preserve">applied an </w:t>
      </w:r>
      <w:r w:rsidRPr="004814D0">
        <w:rPr>
          <w:highlight w:val="white"/>
        </w:rPr>
        <w:t xml:space="preserve">adjustment to model predictions. </w:t>
      </w:r>
      <w:r w:rsidR="00E96B76" w:rsidRPr="004814D0">
        <w:rPr>
          <w:highlight w:val="white"/>
        </w:rPr>
        <w:t>Importantly</w:t>
      </w:r>
      <w:r w:rsidRPr="004814D0">
        <w:rPr>
          <w:highlight w:val="white"/>
        </w:rPr>
        <w:t xml:space="preserve">, it was not </w:t>
      </w:r>
      <w:r w:rsidR="00E96B76" w:rsidRPr="004814D0">
        <w:rPr>
          <w:highlight w:val="white"/>
        </w:rPr>
        <w:t xml:space="preserve">clear if this </w:t>
      </w:r>
      <w:r w:rsidRPr="004814D0">
        <w:rPr>
          <w:highlight w:val="white"/>
        </w:rPr>
        <w:t>adjustment</w:t>
      </w:r>
      <w:r w:rsidR="00E96B76" w:rsidRPr="004814D0">
        <w:rPr>
          <w:highlight w:val="white"/>
        </w:rPr>
        <w:t xml:space="preserve"> was </w:t>
      </w:r>
      <w:r w:rsidRPr="004814D0">
        <w:rPr>
          <w:highlight w:val="white"/>
        </w:rPr>
        <w:t xml:space="preserve">applied </w:t>
      </w:r>
      <w:r w:rsidR="00E96B76" w:rsidRPr="004814D0">
        <w:rPr>
          <w:highlight w:val="white"/>
        </w:rPr>
        <w:t>during estimatio</w:t>
      </w:r>
      <w:r w:rsidR="00D175F4">
        <w:rPr>
          <w:highlight w:val="white"/>
          <w:lang w:val="en-US"/>
        </w:rPr>
        <w:t>n</w:t>
      </w:r>
      <w:r w:rsidR="00E96B76" w:rsidRPr="004814D0">
        <w:rPr>
          <w:highlight w:val="white"/>
        </w:rPr>
        <w:t>, testing, or both</w:t>
      </w:r>
      <w:r w:rsidRPr="004814D0">
        <w:rPr>
          <w:highlight w:val="white"/>
        </w:rPr>
        <w:t>.</w:t>
      </w:r>
    </w:p>
    <w:p w14:paraId="25463150" w14:textId="77777777" w:rsidR="00944462" w:rsidRDefault="00E96B76" w:rsidP="00CB5F62">
      <w:r w:rsidRPr="004814D0">
        <w:rPr>
          <w:highlight w:val="white"/>
        </w:rPr>
        <w:t xml:space="preserve">We therefore </w:t>
      </w:r>
      <w:r w:rsidR="00090882" w:rsidRPr="004814D0">
        <w:rPr>
          <w:highlight w:val="white"/>
        </w:rPr>
        <w:t xml:space="preserve">explored three </w:t>
      </w:r>
      <w:r w:rsidRPr="004814D0">
        <w:rPr>
          <w:highlight w:val="white"/>
        </w:rPr>
        <w:t>analysis scenarios</w:t>
      </w:r>
      <w:r w:rsidR="00870C39" w:rsidRPr="004814D0">
        <w:rPr>
          <w:highlight w:val="white"/>
        </w:rPr>
        <w:t xml:space="preserve"> (</w:t>
      </w:r>
      <w:r w:rsidR="00BE647C" w:rsidRPr="004814D0">
        <w:rPr>
          <w:highlight w:val="white"/>
        </w:rPr>
        <w:fldChar w:fldCharType="begin"/>
      </w:r>
      <w:r w:rsidR="00BE647C" w:rsidRPr="004814D0">
        <w:rPr>
          <w:highlight w:val="white"/>
        </w:rPr>
        <w:instrText xml:space="preserve"> REF _Ref171864228 \h  \* MERGEFORMAT </w:instrText>
      </w:r>
      <w:r w:rsidR="00BE647C" w:rsidRPr="004814D0">
        <w:rPr>
          <w:highlight w:val="white"/>
        </w:rPr>
      </w:r>
      <w:r w:rsidR="00BE647C" w:rsidRPr="004814D0">
        <w:rPr>
          <w:highlight w:val="white"/>
        </w:rPr>
        <w:fldChar w:fldCharType="separate"/>
      </w:r>
      <w:r w:rsidR="00BE647C" w:rsidRPr="004814D0">
        <w:rPr>
          <w:highlight w:val="white"/>
        </w:rPr>
        <w:t>Figure 1</w:t>
      </w:r>
      <w:r w:rsidR="00BE647C" w:rsidRPr="004814D0">
        <w:rPr>
          <w:highlight w:val="white"/>
        </w:rPr>
        <w:fldChar w:fldCharType="end"/>
      </w:r>
      <w:r w:rsidR="00870C39" w:rsidRPr="004814D0">
        <w:rPr>
          <w:highlight w:val="white"/>
        </w:rPr>
        <w:t>)</w:t>
      </w:r>
      <w:r w:rsidR="00090882" w:rsidRPr="004814D0">
        <w:rPr>
          <w:highlight w:val="white"/>
        </w:rPr>
        <w:t xml:space="preserve">. In scenario A, </w:t>
      </w:r>
      <w:r w:rsidRPr="004814D0">
        <w:rPr>
          <w:highlight w:val="white"/>
        </w:rPr>
        <w:t>we</w:t>
      </w:r>
      <w:r w:rsidR="00090882" w:rsidRPr="004814D0">
        <w:rPr>
          <w:highlight w:val="white"/>
        </w:rPr>
        <w:t xml:space="preserve"> estimated model parameters and </w:t>
      </w:r>
      <w:r w:rsidRPr="004814D0">
        <w:rPr>
          <w:highlight w:val="white"/>
        </w:rPr>
        <w:t xml:space="preserve">performed </w:t>
      </w:r>
      <w:r w:rsidR="00090882" w:rsidRPr="004814D0">
        <w:rPr>
          <w:highlight w:val="white"/>
        </w:rPr>
        <w:t xml:space="preserve">a </w:t>
      </w:r>
      <w:r w:rsidR="00090882" w:rsidRPr="00EF21D5">
        <w:rPr>
          <w:highlight w:val="white"/>
        </w:rPr>
        <w:t>goodness-of-fit</w:t>
      </w:r>
      <w:r w:rsidR="00090882" w:rsidRPr="004814D0">
        <w:rPr>
          <w:highlight w:val="white"/>
        </w:rPr>
        <w:t xml:space="preserve"> test without applying any adjustment. In scenario B, </w:t>
      </w:r>
      <w:r w:rsidRPr="004814D0">
        <w:rPr>
          <w:highlight w:val="white"/>
        </w:rPr>
        <w:t>we</w:t>
      </w:r>
      <w:r w:rsidR="00090882" w:rsidRPr="004814D0">
        <w:rPr>
          <w:highlight w:val="white"/>
        </w:rPr>
        <w:t xml:space="preserve"> estimated the parameters without adjustment but </w:t>
      </w:r>
      <w:r w:rsidRPr="004814D0">
        <w:rPr>
          <w:highlight w:val="white"/>
        </w:rPr>
        <w:t xml:space="preserve">performed a </w:t>
      </w:r>
      <w:r w:rsidR="00090882" w:rsidRPr="00EF21D5">
        <w:rPr>
          <w:highlight w:val="white"/>
        </w:rPr>
        <w:t xml:space="preserve">goodness-of-fit </w:t>
      </w:r>
      <w:r w:rsidR="00090882" w:rsidRPr="004814D0">
        <w:rPr>
          <w:highlight w:val="white"/>
        </w:rPr>
        <w:t xml:space="preserve">with adjustment. </w:t>
      </w:r>
      <w:r w:rsidRPr="004814D0">
        <w:rPr>
          <w:highlight w:val="white"/>
        </w:rPr>
        <w:t>I</w:t>
      </w:r>
      <w:r w:rsidR="00090882" w:rsidRPr="004814D0">
        <w:rPr>
          <w:highlight w:val="white"/>
        </w:rPr>
        <w:t xml:space="preserve">n scenario C, </w:t>
      </w:r>
      <w:r w:rsidRPr="004814D0">
        <w:rPr>
          <w:highlight w:val="white"/>
        </w:rPr>
        <w:t>we</w:t>
      </w:r>
      <w:r w:rsidR="00090882" w:rsidRPr="004814D0">
        <w:rPr>
          <w:highlight w:val="white"/>
        </w:rPr>
        <w:t xml:space="preserve"> </w:t>
      </w:r>
      <w:r w:rsidRPr="004814D0">
        <w:rPr>
          <w:highlight w:val="white"/>
        </w:rPr>
        <w:t xml:space="preserve">perfomed </w:t>
      </w:r>
      <w:r w:rsidR="00090882" w:rsidRPr="004814D0">
        <w:rPr>
          <w:highlight w:val="white"/>
        </w:rPr>
        <w:t xml:space="preserve">both the estimation and the </w:t>
      </w:r>
      <w:r w:rsidRPr="004814D0">
        <w:rPr>
          <w:highlight w:val="white"/>
        </w:rPr>
        <w:t xml:space="preserve">test </w:t>
      </w:r>
      <w:r w:rsidR="00090882" w:rsidRPr="004814D0">
        <w:rPr>
          <w:highlight w:val="white"/>
        </w:rPr>
        <w:t xml:space="preserve">with adjustment. </w:t>
      </w:r>
      <w:r w:rsidR="004B0D57" w:rsidRPr="004814D0">
        <w:rPr>
          <w:highlight w:val="white"/>
        </w:rPr>
        <w:t>Similar to</w:t>
      </w:r>
      <w:r w:rsidR="004B0D57">
        <w:rPr>
          <w:color w:val="000000"/>
        </w:rPr>
        <w:t xml:space="preserve"> Laland et al., </w:t>
      </w:r>
      <w:r w:rsidR="004B0D57">
        <w:t xml:space="preserve">we </w:t>
      </w:r>
      <w:r w:rsidR="002F6B15">
        <w:t>examined</w:t>
      </w:r>
      <w:r w:rsidR="004B0D57">
        <w:t xml:space="preserve"> both a three parameter and a two parameter model (see below</w:t>
      </w:r>
      <w:r w:rsidR="00870C39">
        <w:t xml:space="preserve"> for detalies on the model</w:t>
      </w:r>
      <w:r w:rsidR="004B0D57">
        <w:t>)</w:t>
      </w:r>
      <w:r w:rsidR="00870C39">
        <w:t xml:space="preserve"> i</w:t>
      </w:r>
      <w:r w:rsidR="00870C39" w:rsidRPr="00EF21D5">
        <w:t xml:space="preserve">n all </w:t>
      </w:r>
      <w:r w:rsidR="00870C39">
        <w:t>scenarios</w:t>
      </w:r>
      <w:r w:rsidR="002F6B15">
        <w:t xml:space="preserve"> </w:t>
      </w:r>
      <w:r w:rsidR="002F6B15" w:rsidRPr="002F6B15">
        <w:t xml:space="preserve">to </w:t>
      </w:r>
      <w:r w:rsidR="002F6B15">
        <w:t>determine</w:t>
      </w:r>
      <w:r w:rsidR="002F6B15" w:rsidRPr="002F6B15">
        <w:t xml:space="preserve"> </w:t>
      </w:r>
      <w:r w:rsidR="002F6B15">
        <w:t>if</w:t>
      </w:r>
      <w:r w:rsidR="002F6B15" w:rsidRPr="002F6B15">
        <w:t xml:space="preserve"> </w:t>
      </w:r>
      <w:r w:rsidR="002F6B15">
        <w:t xml:space="preserve">a </w:t>
      </w:r>
      <w:r w:rsidR="002F6B15" w:rsidRPr="002F6B15">
        <w:t>two parameter</w:t>
      </w:r>
      <w:r w:rsidR="002F6B15">
        <w:t xml:space="preserve"> model</w:t>
      </w:r>
      <w:r w:rsidR="002F6B15" w:rsidRPr="002F6B15">
        <w:t xml:space="preserve"> </w:t>
      </w:r>
      <w:r w:rsidR="002F6B15">
        <w:t>can</w:t>
      </w:r>
      <w:r w:rsidR="002F6B15" w:rsidRPr="002F6B15">
        <w:t xml:space="preserve"> account for the observed data </w:t>
      </w:r>
      <w:r w:rsidR="002F6B15">
        <w:t>as well as a three parameter model</w:t>
      </w:r>
      <w:r w:rsidR="002F6B15" w:rsidRPr="002F6B15">
        <w:t xml:space="preserve">, </w:t>
      </w:r>
      <w:r w:rsidR="002F6B15" w:rsidRPr="002F6B15">
        <w:lastRenderedPageBreak/>
        <w:t>and to produce a research protocol for cases in which all three parameters are included in the analysis</w:t>
      </w:r>
      <w:r w:rsidR="002F6B15">
        <w:t>.</w:t>
      </w:r>
    </w:p>
    <w:p w14:paraId="52AF213C" w14:textId="37E23B7A" w:rsidR="00756C67" w:rsidRPr="00EF21D5" w:rsidRDefault="00756C67" w:rsidP="00CB5F62">
      <w:r w:rsidRPr="00EF21D5">
        <w:t xml:space="preserve">All analyses were </w:t>
      </w:r>
      <w:r>
        <w:t xml:space="preserve">implemented </w:t>
      </w:r>
      <w:r w:rsidRPr="00EF21D5">
        <w:t xml:space="preserve">in </w:t>
      </w:r>
      <w:r>
        <w:t xml:space="preserve">the </w:t>
      </w:r>
      <w:r w:rsidRPr="00EF21D5">
        <w:t>Python</w:t>
      </w:r>
      <w:r>
        <w:t xml:space="preserve"> programming language </w:t>
      </w:r>
      <w:r w:rsidR="000D0202">
        <w:rPr>
          <w:highlight w:val="white"/>
        </w:rPr>
        <w:t>(</w:t>
      </w:r>
      <w:r w:rsidR="000D0202" w:rsidRPr="00DF3589">
        <w:rPr>
          <w:rFonts w:ascii="Calibri" w:hAnsi="Calibri" w:cs="Calibri"/>
          <w:kern w:val="0"/>
          <w14:ligatures w14:val="none"/>
        </w:rPr>
        <w:t>Van Rossum</w:t>
      </w:r>
      <w:r w:rsidR="000D0202">
        <w:rPr>
          <w:rFonts w:ascii="Calibri" w:hAnsi="Calibri" w:cs="Calibri"/>
          <w:kern w:val="0"/>
          <w14:ligatures w14:val="none"/>
        </w:rPr>
        <w:t xml:space="preserve"> 2007)</w:t>
      </w:r>
      <w:r w:rsidRPr="00EF21D5">
        <w:t xml:space="preserve"> with </w:t>
      </w:r>
      <w:r>
        <w:t>NumPy</w:t>
      </w:r>
      <w:r w:rsidR="000D0202">
        <w:t xml:space="preserve"> (</w:t>
      </w:r>
      <w:r w:rsidR="000D0202" w:rsidRPr="000D0202">
        <w:t>van der Walt</w:t>
      </w:r>
      <w:r w:rsidR="000D0202">
        <w:t xml:space="preserve"> 2011)</w:t>
      </w:r>
      <w:r>
        <w:t>, Matplotlib</w:t>
      </w:r>
      <w:r w:rsidR="00BE27E7">
        <w:t xml:space="preserve"> (Hunter 2007)</w:t>
      </w:r>
      <w:r>
        <w:t xml:space="preserve">, </w:t>
      </w:r>
      <w:r w:rsidRPr="00EF21D5">
        <w:t>SciPy</w:t>
      </w:r>
      <w:r w:rsidR="00BE27E7">
        <w:t xml:space="preserve"> (</w:t>
      </w:r>
      <w:r w:rsidR="00BE27E7" w:rsidRPr="00BE27E7">
        <w:t>Virtanen</w:t>
      </w:r>
      <w:r w:rsidR="00BE27E7">
        <w:t xml:space="preserve"> et al. 2020)</w:t>
      </w:r>
      <w:r>
        <w:t>, and Pandas</w:t>
      </w:r>
      <w:r w:rsidR="00301197">
        <w:t xml:space="preserve"> (</w:t>
      </w:r>
      <w:r w:rsidR="00301197" w:rsidRPr="00301197">
        <w:t>McKinney</w:t>
      </w:r>
      <w:r w:rsidR="00301197">
        <w:t xml:space="preserve"> 2010)</w:t>
      </w:r>
      <w:r w:rsidR="00AB4594">
        <w:t xml:space="preserve">. Source code is available </w:t>
      </w:r>
      <w:r w:rsidR="00F15BD7">
        <w:t>at</w:t>
      </w:r>
      <w:r w:rsidR="00AB4594">
        <w:t xml:space="preserve"> </w:t>
      </w:r>
      <w:hyperlink r:id="rId9" w:history="1">
        <w:r w:rsidR="00AB4594" w:rsidRPr="00F15BD7">
          <w:rPr>
            <w:rStyle w:val="Hyperlink"/>
          </w:rPr>
          <w:t>https://github.com/yoavram-lab/Laland1995</w:t>
        </w:r>
      </w:hyperlink>
      <w:r w:rsidR="00AB4594">
        <w:t>.</w:t>
      </w:r>
    </w:p>
    <w:p w14:paraId="708878E9" w14:textId="1980EC6E" w:rsidR="00090882" w:rsidRPr="00EF21D5" w:rsidRDefault="00A8287A" w:rsidP="00CB5F62">
      <w:pPr>
        <w:pStyle w:val="Heading2"/>
      </w:pPr>
      <w:bookmarkStart w:id="1" w:name="_Toc147242182"/>
      <w:bookmarkStart w:id="2" w:name="_Toc164785454"/>
      <w:bookmarkStart w:id="3" w:name="_Toc171803947"/>
      <w:r>
        <w:t>Familial d</w:t>
      </w:r>
      <w:r w:rsidR="00090882" w:rsidRPr="00EF21D5">
        <w:t>ata</w:t>
      </w:r>
      <w:bookmarkEnd w:id="1"/>
      <w:bookmarkEnd w:id="2"/>
      <w:bookmarkEnd w:id="3"/>
    </w:p>
    <w:p w14:paraId="0622FB0A" w14:textId="5806A276" w:rsidR="007961D4" w:rsidRDefault="00090882" w:rsidP="00CB5F62">
      <w:r w:rsidRPr="00EF21D5">
        <w:t xml:space="preserve">The data used in this study </w:t>
      </w:r>
      <w:r w:rsidR="007C7052">
        <w:t>(</w:t>
      </w:r>
      <w:r w:rsidR="007C7052" w:rsidRPr="007B541B">
        <w:t xml:space="preserve">Table </w:t>
      </w:r>
      <w:r w:rsidR="007B541B" w:rsidRPr="007B541B">
        <w:t>S</w:t>
      </w:r>
      <w:r w:rsidR="007C7052" w:rsidRPr="007B541B">
        <w:t>3</w:t>
      </w:r>
      <w:r w:rsidR="007C7052">
        <w:t xml:space="preserve">) are </w:t>
      </w:r>
      <w:r w:rsidRPr="00EF21D5">
        <w:t>the same one</w:t>
      </w:r>
      <w:r w:rsidR="007C7052">
        <w:t>s</w:t>
      </w:r>
      <w:r w:rsidRPr="00EF21D5">
        <w:t xml:space="preserve"> </w:t>
      </w:r>
      <w:r w:rsidR="007C7052">
        <w:t xml:space="preserve">in Table 3 of </w:t>
      </w:r>
      <w:r w:rsidRPr="00EF21D5">
        <w:t>Laland</w:t>
      </w:r>
      <w:r w:rsidR="007C7052">
        <w:t xml:space="preserve"> et al</w:t>
      </w:r>
      <w:r w:rsidRPr="00EF21D5">
        <w:t>.</w:t>
      </w:r>
      <w:r w:rsidR="007C7052">
        <w:t xml:space="preserve"> (1995).</w:t>
      </w:r>
      <w:r w:rsidRPr="00EF21D5">
        <w:t xml:space="preserve"> None of the </w:t>
      </w:r>
      <w:r w:rsidR="007C7052">
        <w:t>dataset</w:t>
      </w:r>
      <w:r w:rsidR="004814D0">
        <w:t xml:space="preserve">s </w:t>
      </w:r>
      <w:r w:rsidRPr="00EF21D5">
        <w:t>were excluded and the data were not transformed.</w:t>
      </w:r>
      <w:r w:rsidR="007C7052">
        <w:t xml:space="preserve"> </w:t>
      </w:r>
      <w:r w:rsidRPr="00EF21D5">
        <w:t xml:space="preserve">The </w:t>
      </w:r>
      <w:r w:rsidR="004814D0">
        <w:t>data</w:t>
      </w:r>
      <w:r w:rsidRPr="00EF21D5">
        <w:t xml:space="preserve"> </w:t>
      </w:r>
      <w:r w:rsidR="007C7052">
        <w:t xml:space="preserve">combine </w:t>
      </w:r>
      <w:r w:rsidRPr="00EF21D5">
        <w:t>17 earlier studies published between 1913 and 1985. To ascertain the properties of this dataset, we examined the data in the original studies and used Table 3 in Nurhayu et al.</w:t>
      </w:r>
      <w:r w:rsidR="007C7052">
        <w:rPr>
          <w:rFonts w:hint="cs"/>
          <w:rtl/>
        </w:rPr>
        <w:t> </w:t>
      </w:r>
      <w:r w:rsidRPr="00EF21D5">
        <w:t>(2019)</w:t>
      </w:r>
      <w:r w:rsidR="007C7052">
        <w:t>,</w:t>
      </w:r>
      <w:r w:rsidRPr="00EF21D5">
        <w:t xml:space="preserve"> which describes the properties of these studies, with the exception of </w:t>
      </w:r>
      <w:r w:rsidRPr="00EF21D5">
        <w:rPr>
          <w:color w:val="000000"/>
        </w:rPr>
        <w:t>Ferronato et al. (1947), in which the properties of the sample are not detail</w:t>
      </w:r>
      <w:r w:rsidR="007C7052">
        <w:rPr>
          <w:color w:val="000000"/>
        </w:rPr>
        <w:t>ed</w:t>
      </w:r>
      <w:r w:rsidRPr="00EF21D5">
        <w:rPr>
          <w:color w:val="000000"/>
        </w:rPr>
        <w:t>.</w:t>
      </w:r>
      <w:r w:rsidRPr="00EF21D5">
        <w:t xml:space="preserve"> The remaining 16 studies sampled US and UK populations between 1911 and 1980, of which, 14 studies focused on college students and staff and two studies focused on the general population: </w:t>
      </w:r>
      <w:r w:rsidRPr="00EF21D5">
        <w:rPr>
          <w:color w:val="000000"/>
        </w:rPr>
        <w:t>Mascie-Taylor (unpublished, data in McManus 1985) and Carter-Saltzmann (1980)</w:t>
      </w:r>
      <w:r w:rsidRPr="00EF21D5">
        <w:t xml:space="preserve">. Handedness measurements and criteria vary among the studies and include self-reporting, hand used for writing, and questionnaires. Consequently, all 17 studies present data on </w:t>
      </w:r>
      <w:r w:rsidRPr="007C7052">
        <w:rPr>
          <w:iCs/>
        </w:rPr>
        <w:t>hand preference</w:t>
      </w:r>
      <w:r w:rsidRPr="00EF21D5">
        <w:t xml:space="preserve"> </w:t>
      </w:r>
      <w:r w:rsidR="007C7052">
        <w:t>(</w:t>
      </w:r>
      <w:r w:rsidRPr="007C7052">
        <w:t>rather than hand performance</w:t>
      </w:r>
      <w:r w:rsidR="007C7052">
        <w:t>)</w:t>
      </w:r>
      <w:r w:rsidRPr="00EF21D5">
        <w:t>.</w:t>
      </w:r>
    </w:p>
    <w:p w14:paraId="2F672C96" w14:textId="73544F5D" w:rsidR="007961D4" w:rsidRPr="007961D4" w:rsidRDefault="00090882" w:rsidP="00CB5F62">
      <w:r w:rsidRPr="00EF21D5">
        <w:t xml:space="preserve">Based on the </w:t>
      </w:r>
      <w:r w:rsidR="003D37E6">
        <w:t xml:space="preserve">familial </w:t>
      </w:r>
      <w:r w:rsidRPr="00EF21D5">
        <w:t>data presented in Laland</w:t>
      </w:r>
      <w:r w:rsidR="007C7052">
        <w:t xml:space="preserve"> et al.</w:t>
      </w:r>
      <w:r w:rsidRPr="00EF21D5">
        <w:t>, the frequency of left-handers varies across generations and studies</w:t>
      </w:r>
      <w:r w:rsidR="00BD322F">
        <w:t xml:space="preserve"> (</w:t>
      </w:r>
      <w:r w:rsidR="00E51CC1" w:rsidRPr="006B5D89">
        <w:t xml:space="preserve">Figure </w:t>
      </w:r>
      <w:r w:rsidR="006B5D89" w:rsidRPr="006B5D89">
        <w:t>S1</w:t>
      </w:r>
      <w:r w:rsidR="00BD322F">
        <w:t>)</w:t>
      </w:r>
      <w:r w:rsidRPr="007C7052">
        <w:t>.</w:t>
      </w:r>
      <w:r w:rsidRPr="00EF21D5">
        <w:t xml:space="preserve"> In 15 of the 17 studies the frequency of left-handers increased between parent and offspring generations, with the exceptions of </w:t>
      </w:r>
      <w:r w:rsidRPr="00EF21D5">
        <w:rPr>
          <w:color w:val="000000"/>
        </w:rPr>
        <w:t xml:space="preserve">Ferronato et al. (1947), in which the demography of subjects </w:t>
      </w:r>
      <w:r w:rsidRPr="00EF21D5">
        <w:t>and criteria for left-handedness are not described</w:t>
      </w:r>
      <w:r w:rsidR="00BD322F">
        <w:t xml:space="preserve">, </w:t>
      </w:r>
      <w:r w:rsidRPr="00EF21D5">
        <w:t xml:space="preserve">and </w:t>
      </w:r>
      <w:r w:rsidRPr="00EF21D5">
        <w:rPr>
          <w:color w:val="000000"/>
        </w:rPr>
        <w:t xml:space="preserve">Mascie-Taylor (unpublished), in which the participants were sampled from the general UK population </w:t>
      </w:r>
      <w:r w:rsidRPr="00EF21D5">
        <w:t>and the criteria for left-handedness are not described.</w:t>
      </w:r>
      <w:r w:rsidRPr="00EF21D5">
        <w:rPr>
          <w:color w:val="000000"/>
        </w:rPr>
        <w:t xml:space="preserve"> </w:t>
      </w:r>
    </w:p>
    <w:p w14:paraId="4B9526FB" w14:textId="737FA675" w:rsidR="007961D4" w:rsidRPr="00840E75" w:rsidRDefault="00090882" w:rsidP="00CB5F62">
      <w:pPr>
        <w:rPr>
          <w:color w:val="000000"/>
        </w:rPr>
      </w:pPr>
      <w:r w:rsidRPr="00840E75">
        <w:lastRenderedPageBreak/>
        <w:t xml:space="preserve">The highest frequency of left-handers is in </w:t>
      </w:r>
      <w:r w:rsidRPr="00840E75">
        <w:rPr>
          <w:color w:val="000000"/>
        </w:rPr>
        <w:t xml:space="preserve">McGee &amp; Cozad (1980), </w:t>
      </w:r>
      <w:r w:rsidRPr="00840E75">
        <w:t xml:space="preserve">for both the parent (18.02%) and offspring (24.57%) generation. </w:t>
      </w:r>
      <w:r w:rsidR="001851D6" w:rsidRPr="00840E75">
        <w:t>This</w:t>
      </w:r>
      <w:r w:rsidRPr="00840E75">
        <w:t xml:space="preserve"> sample focused on US college students and their criteria for left-handed subjects was us</w:t>
      </w:r>
      <w:r w:rsidR="001851D6" w:rsidRPr="00840E75">
        <w:t xml:space="preserve">e of </w:t>
      </w:r>
      <w:r w:rsidRPr="00840E75">
        <w:t xml:space="preserve">left hand in at least one out of 10 tasks. The lowest frequency of left-handers is reported in </w:t>
      </w:r>
      <w:r w:rsidRPr="00840E75">
        <w:rPr>
          <w:color w:val="000000"/>
        </w:rPr>
        <w:t>Chamberlain (1928)</w:t>
      </w:r>
      <w:r w:rsidRPr="00840E75">
        <w:t xml:space="preserve">, for both parent generation (3.56%) and offspring generation (4.77%). This sample focused on US students and used the writing hand as the criterion for a left- or right-handed subject. </w:t>
      </w:r>
      <w:r w:rsidRPr="00840E75">
        <w:rPr>
          <w:highlight w:val="white"/>
        </w:rPr>
        <w:t xml:space="preserve">Within parental mating, left handers constitute 8.5% of offspring of two right-handed parents; 22.1% of mixed-handed parents, and 38.1% of two left-handed parents </w:t>
      </w:r>
      <w:r w:rsidR="001851D6" w:rsidRPr="00840E75">
        <w:t>(</w:t>
      </w:r>
      <w:r w:rsidR="00D72836" w:rsidRPr="00840E75">
        <w:fldChar w:fldCharType="begin"/>
      </w:r>
      <w:r w:rsidR="00D72836" w:rsidRPr="00840E75">
        <w:instrText xml:space="preserve"> REF _Ref172120914 \h  \* MERGEFORMAT </w:instrText>
      </w:r>
      <w:r w:rsidR="00D72836" w:rsidRPr="00840E75">
        <w:fldChar w:fldCharType="separate"/>
      </w:r>
      <w:r w:rsidR="00D72836" w:rsidRPr="00840E75">
        <w:t xml:space="preserve">Table </w:t>
      </w:r>
      <w:r w:rsidR="00D72836" w:rsidRPr="00840E75">
        <w:rPr>
          <w:noProof/>
        </w:rPr>
        <w:t>1</w:t>
      </w:r>
      <w:r w:rsidR="00D72836" w:rsidRPr="00840E75">
        <w:fldChar w:fldCharType="end"/>
      </w:r>
      <w:r w:rsidR="00D72836" w:rsidRPr="00840E75">
        <w:t xml:space="preserve"> </w:t>
      </w:r>
      <w:r w:rsidRPr="00840E75">
        <w:rPr>
          <w:highlight w:val="white"/>
        </w:rPr>
        <w:t xml:space="preserve">and </w:t>
      </w:r>
      <w:r w:rsidR="00334F34" w:rsidRPr="00840E75">
        <w:t xml:space="preserve">Figure </w:t>
      </w:r>
      <w:r w:rsidR="00840E75" w:rsidRPr="00840E75">
        <w:t>S1</w:t>
      </w:r>
      <w:r w:rsidR="001851D6" w:rsidRPr="00840E75">
        <w:t>)</w:t>
      </w:r>
      <w:r w:rsidRPr="00840E75">
        <w:rPr>
          <w:highlight w:val="white"/>
        </w:rPr>
        <w:t xml:space="preserve">. </w:t>
      </w:r>
    </w:p>
    <w:p w14:paraId="7BB55D76" w14:textId="77777777" w:rsidR="00F30BF3" w:rsidRDefault="007961D4" w:rsidP="00CB5F62">
      <w:r>
        <w:t xml:space="preserve">Upon </w:t>
      </w:r>
      <w:r w:rsidR="00090882" w:rsidRPr="00EF21D5">
        <w:t>examining the original studies, it became evident that the data as presented in Laland</w:t>
      </w:r>
      <w:r w:rsidR="00F30BF3">
        <w:t xml:space="preserve"> et al.</w:t>
      </w:r>
      <w:r w:rsidR="00090882" w:rsidRPr="00EF21D5">
        <w:t xml:space="preserve"> were copied verbatim from McManus (1985)</w:t>
      </w:r>
      <w:r w:rsidR="00F30BF3">
        <w:t xml:space="preserve">: i) </w:t>
      </w:r>
      <w:r w:rsidR="00090882" w:rsidRPr="00EF21D5">
        <w:t>all the data appear</w:t>
      </w:r>
      <w:r w:rsidR="00F30BF3">
        <w:t>s</w:t>
      </w:r>
      <w:r w:rsidR="00090882" w:rsidRPr="00EF21D5">
        <w:t xml:space="preserve"> in McManus (1985)</w:t>
      </w:r>
      <w:r w:rsidR="00F30BF3">
        <w:t xml:space="preserve">; ii) we </w:t>
      </w:r>
      <w:r w:rsidR="00090882" w:rsidRPr="00EF21D5">
        <w:t xml:space="preserve">found the same typo in the reference to </w:t>
      </w:r>
      <w:r w:rsidR="00090882" w:rsidRPr="00EF21D5">
        <w:rPr>
          <w:color w:val="000000"/>
        </w:rPr>
        <w:t>Chaurasia &amp; Goswami (unpublished)</w:t>
      </w:r>
      <w:r w:rsidR="00090882" w:rsidRPr="00EF21D5">
        <w:t xml:space="preserve">, which should be spelled Goswami rather than Goswani in Laland </w:t>
      </w:r>
      <w:r w:rsidR="00F30BF3">
        <w:t xml:space="preserve">et al. </w:t>
      </w:r>
      <w:r w:rsidR="00090882" w:rsidRPr="00EF21D5">
        <w:t>and in Table 2 in McManus (19</w:t>
      </w:r>
      <w:r w:rsidR="00F30BF3">
        <w:t>8</w:t>
      </w:r>
      <w:r w:rsidR="00090882" w:rsidRPr="00EF21D5">
        <w:t>5).</w:t>
      </w:r>
      <w:r w:rsidR="00F30BF3">
        <w:t xml:space="preserve"> </w:t>
      </w:r>
      <w:r w:rsidR="00090882" w:rsidRPr="00EF21D5">
        <w:t>Indeed, the name is spelled Goswami across McManus (1985) as in other related publications</w:t>
      </w:r>
      <w:r w:rsidR="00F30BF3">
        <w:t>;</w:t>
      </w:r>
      <w:r w:rsidR="00090882" w:rsidRPr="00EF21D5">
        <w:t xml:space="preserve"> </w:t>
      </w:r>
      <w:r w:rsidR="00F30BF3">
        <w:t xml:space="preserve">and iii) </w:t>
      </w:r>
      <w:r w:rsidR="00090882" w:rsidRPr="00EF21D5">
        <w:t xml:space="preserve">the data of Ramaley (1913) is reported incorrectly in both </w:t>
      </w:r>
      <w:r w:rsidR="00F30BF3">
        <w:t>papers</w:t>
      </w:r>
      <w:r w:rsidR="00090882" w:rsidRPr="00EF21D5">
        <w:t xml:space="preserve">, an error likely made by McManus (1985) and </w:t>
      </w:r>
      <w:r w:rsidR="00F30BF3">
        <w:t xml:space="preserve">also </w:t>
      </w:r>
      <w:r w:rsidR="00090882" w:rsidRPr="00EF21D5">
        <w:t>indicated by Annett (1996).</w:t>
      </w:r>
    </w:p>
    <w:p w14:paraId="21B00B46" w14:textId="77B6D43F" w:rsidR="00D776B2" w:rsidRDefault="00090882" w:rsidP="00CB5F62">
      <w:r w:rsidRPr="00EF21D5">
        <w:t>Finally, despite the fact that the data are presented equivalently in McManus (1985) and in Laland</w:t>
      </w:r>
      <w:r w:rsidR="00F30BF3">
        <w:t xml:space="preserve"> et al. (1995)</w:t>
      </w:r>
      <w:r w:rsidRPr="00EF21D5">
        <w:t>, calculating the observed frequency of left-handers in the parent generation</w:t>
      </w:r>
      <w:r w:rsidR="00F30BF3">
        <w:t xml:space="preserve">,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2⋅LxL +RxL</m:t>
                </m:r>
              </m:num>
              <m:den>
                <m:r>
                  <w:rPr>
                    <w:rFonts w:ascii="Cambria Math" w:hAnsi="Cambria Math"/>
                  </w:rPr>
                  <m:t>2⋅# offspring</m:t>
                </m:r>
              </m:den>
            </m:f>
          </m:e>
        </m:d>
      </m:oMath>
      <w:r w:rsidR="00F30BF3">
        <w:t xml:space="preserve">, </w:t>
      </w:r>
      <w:r w:rsidRPr="00EF21D5">
        <w:t xml:space="preserve">using the data in Laland </w:t>
      </w:r>
      <w:r w:rsidR="00F30BF3">
        <w:t xml:space="preserve">et al. </w:t>
      </w:r>
      <w:r w:rsidRPr="00EF21D5">
        <w:t>did not provide the same frequency as reported by McManus (1985). Indeed, McManus (1985, p.10), noted that “</w:t>
      </w:r>
      <w:r w:rsidRPr="00EF21D5">
        <w:rPr>
          <w:i/>
        </w:rPr>
        <w:t>most of the above studies ignore family size, all the children from a particular family being combined. Thus, if a single RxR pair produced one right- and one left-handed child these two individuals are entered once into column R and once into column L</w:t>
      </w:r>
      <w:r w:rsidR="00F30BF3">
        <w:rPr>
          <w:i/>
        </w:rPr>
        <w:t>.</w:t>
      </w:r>
      <w:r w:rsidRPr="00EF21D5">
        <w:t>” Thus, the data in McManus (1985) encompass an unknown number of siblings. Therefore, the observed frequency of left-handers in the parent generation, and in each study overall, cannot be calculated directly from the</w:t>
      </w:r>
      <w:r w:rsidR="00F30BF3">
        <w:t xml:space="preserve"> reported</w:t>
      </w:r>
      <w:r w:rsidRPr="00EF21D5">
        <w:t xml:space="preserve"> data. When </w:t>
      </w:r>
      <w:r w:rsidR="00F30BF3">
        <w:t xml:space="preserve">we </w:t>
      </w:r>
      <w:r w:rsidRPr="00EF21D5">
        <w:t xml:space="preserve">compared the data presented in the original studies to those presented by McManus, </w:t>
      </w:r>
      <w:r w:rsidR="00D776B2">
        <w:t>we found</w:t>
      </w:r>
      <w:r w:rsidRPr="00EF21D5">
        <w:t xml:space="preserve"> that the observed frequency had </w:t>
      </w:r>
      <w:r w:rsidRPr="00EF21D5">
        <w:lastRenderedPageBreak/>
        <w:t xml:space="preserve">been calculated by McManus using the original data. Hence, alongside the actual data itself, Laland </w:t>
      </w:r>
      <w:r w:rsidR="00D776B2">
        <w:t xml:space="preserve">et al. </w:t>
      </w:r>
      <w:r w:rsidRPr="00EF21D5">
        <w:t xml:space="preserve">likely used the observed frequency of left-handers as reported </w:t>
      </w:r>
      <w:r w:rsidR="00D776B2">
        <w:t xml:space="preserve">by </w:t>
      </w:r>
      <w:r w:rsidRPr="00EF21D5">
        <w:t xml:space="preserve">McManus. </w:t>
      </w:r>
      <w:r w:rsidR="00D776B2">
        <w:t xml:space="preserve">We validated this by comparing </w:t>
      </w:r>
      <w:r w:rsidRPr="00EF21D5">
        <w:t xml:space="preserve">the </w:t>
      </w:r>
      <w:r w:rsidR="00D776B2">
        <w:t xml:space="preserve">results of the </w:t>
      </w:r>
      <w:r w:rsidRPr="00EF21D5">
        <w:t xml:space="preserve">analysis using the observed frequency in the parent generation </w:t>
      </w:r>
      <w:r w:rsidR="00D776B2">
        <w:t xml:space="preserve">reported in </w:t>
      </w:r>
      <w:r w:rsidRPr="00EF21D5">
        <w:t xml:space="preserve">McManus (1985) </w:t>
      </w:r>
      <w:r w:rsidR="00D776B2">
        <w:t xml:space="preserve">and </w:t>
      </w:r>
      <w:r w:rsidRPr="00EF21D5">
        <w:t xml:space="preserve">the frequency calculated assuming triplets in the data. </w:t>
      </w:r>
      <w:r w:rsidR="00D776B2">
        <w:t xml:space="preserve">Both produced results similar to those reported by Laland et al., but </w:t>
      </w:r>
      <w:r w:rsidR="007F07FB">
        <w:t xml:space="preserve">the </w:t>
      </w:r>
      <w:r w:rsidR="00D776B2">
        <w:t xml:space="preserve">latter </w:t>
      </w:r>
      <w:r w:rsidR="007F07FB">
        <w:t>resulted in</w:t>
      </w:r>
      <w:r w:rsidR="00D776B2">
        <w:t xml:space="preserve"> noticeable discrepancy whereas the former </w:t>
      </w:r>
      <w:r w:rsidR="007F07FB">
        <w:t xml:space="preserve">resulted in </w:t>
      </w:r>
      <w:r w:rsidR="00D776B2">
        <w:t>a good match.</w:t>
      </w:r>
    </w:p>
    <w:p w14:paraId="34AE7B56" w14:textId="77777777" w:rsidR="004814D0" w:rsidRDefault="00090882" w:rsidP="00CB5F62">
      <w:r w:rsidRPr="00A87049">
        <w:t xml:space="preserve">Note that </w:t>
      </w:r>
      <w:r w:rsidR="007F07FB" w:rsidRPr="00A87049">
        <w:t xml:space="preserve">we </w:t>
      </w:r>
      <w:r w:rsidRPr="00A87049">
        <w:t>found several discrepancies between the data as reported in the original studies and as reported in Laland</w:t>
      </w:r>
      <w:r w:rsidR="007F07FB" w:rsidRPr="00A87049">
        <w:t xml:space="preserve"> et al</w:t>
      </w:r>
      <w:r w:rsidRPr="00A87049">
        <w:t>.</w:t>
      </w:r>
      <w:r w:rsidR="007F07FB" w:rsidRPr="00A87049">
        <w:t xml:space="preserve"> (1995).</w:t>
      </w:r>
      <w:r w:rsidRPr="00A87049">
        <w:t xml:space="preserve"> These discrepancies seem to be the outcome of a ‘telephone game’ over the years in which the authors had relied on the findings of their predecessors. However, organizing the data in the field </w:t>
      </w:r>
      <w:r w:rsidR="007F07FB" w:rsidRPr="00A87049">
        <w:t>is</w:t>
      </w:r>
      <w:r w:rsidRPr="00A87049">
        <w:t xml:space="preserve"> beyond the scope of the present study, </w:t>
      </w:r>
      <w:r w:rsidR="007F07FB" w:rsidRPr="00A87049">
        <w:t xml:space="preserve">and therefore we </w:t>
      </w:r>
      <w:r w:rsidRPr="00A87049">
        <w:t>use the data as reported in Laland</w:t>
      </w:r>
      <w:r w:rsidR="007F07FB" w:rsidRPr="00A87049">
        <w:t xml:space="preserve"> et al</w:t>
      </w:r>
      <w:r w:rsidR="004814D0" w:rsidRPr="00A87049">
        <w:t xml:space="preserve">. </w:t>
      </w:r>
      <w:bookmarkStart w:id="4" w:name="_Toc171803948"/>
    </w:p>
    <w:p w14:paraId="5D390AB6" w14:textId="01FAEA18" w:rsidR="00CF4327" w:rsidRDefault="00CF4327" w:rsidP="00CB5F62">
      <w:pPr>
        <w:pStyle w:val="Heading2"/>
      </w:pPr>
      <w:r>
        <w:t>Twins data</w:t>
      </w:r>
    </w:p>
    <w:p w14:paraId="2F2E367B" w14:textId="2D7A7728" w:rsidR="00CF4327" w:rsidRPr="00CF4327" w:rsidRDefault="00792B51" w:rsidP="00CB5F62">
      <w:r>
        <w:t xml:space="preserve">We also use the </w:t>
      </w:r>
      <w:r w:rsidR="00CF4327" w:rsidRPr="00792B51">
        <w:t>13 twins datasets</w:t>
      </w:r>
      <w:r>
        <w:t xml:space="preserve"> (</w:t>
      </w:r>
      <w:r w:rsidRPr="00840E75">
        <w:t xml:space="preserve">Table </w:t>
      </w:r>
      <w:r w:rsidR="00840E75">
        <w:t>S10</w:t>
      </w:r>
      <w:r>
        <w:t>)</w:t>
      </w:r>
      <w:r w:rsidR="00CF4327" w:rsidRPr="00792B51">
        <w:t xml:space="preserve"> </w:t>
      </w:r>
      <w:r>
        <w:t xml:space="preserve">from Table 4 in Laland et al. (1995), which were taken </w:t>
      </w:r>
      <w:r w:rsidR="00CF4327" w:rsidRPr="00792B51">
        <w:t>from McManus (1985)</w:t>
      </w:r>
      <w:r>
        <w:t xml:space="preserve">, plus an additional </w:t>
      </w:r>
      <w:r w:rsidR="00CF4327" w:rsidRPr="00792B51">
        <w:t>dataset from Neale (1988).</w:t>
      </w:r>
      <w:r>
        <w:t xml:space="preserve"> The data includes the observed numbers of right-right, right-left and left-left pairs of monozygous (MZ) and dizygous (</w:t>
      </w:r>
      <w:r w:rsidRPr="000C3DC4">
        <w:t xml:space="preserve">DZ) twins, without parental phenotype. The data totals </w:t>
      </w:r>
      <w:r w:rsidR="000C3DC4" w:rsidRPr="000C3DC4">
        <w:t>2,900</w:t>
      </w:r>
      <w:r w:rsidRPr="000C3DC4">
        <w:t xml:space="preserve"> pairs of MZ with </w:t>
      </w:r>
      <w:r w:rsidRPr="000C3DC4">
        <w:rPr>
          <w:rFonts w:cstheme="minorHAnsi"/>
        </w:rPr>
        <w:t>a left-handedness rate of 1</w:t>
      </w:r>
      <w:r w:rsidR="000C3DC4" w:rsidRPr="000C3DC4">
        <w:rPr>
          <w:rFonts w:cstheme="minorHAnsi"/>
        </w:rPr>
        <w:t>3.8</w:t>
      </w:r>
      <w:r w:rsidRPr="000C3DC4">
        <w:rPr>
          <w:rFonts w:cstheme="minorHAnsi"/>
        </w:rPr>
        <w:t xml:space="preserve">% and a discordance rate of </w:t>
      </w:r>
      <w:r w:rsidR="000C3DC4" w:rsidRPr="000C3DC4">
        <w:rPr>
          <w:rFonts w:cstheme="minorHAnsi"/>
        </w:rPr>
        <w:t>21.68%</w:t>
      </w:r>
      <w:r w:rsidRPr="000C3DC4">
        <w:rPr>
          <w:rFonts w:cstheme="minorHAnsi"/>
        </w:rPr>
        <w:t xml:space="preserve">, and </w:t>
      </w:r>
      <w:r w:rsidR="000C3DC4" w:rsidRPr="000C3DC4">
        <w:rPr>
          <w:rFonts w:cstheme="minorHAnsi"/>
        </w:rPr>
        <w:t>2,589</w:t>
      </w:r>
      <w:r w:rsidRPr="000C3DC4">
        <w:rPr>
          <w:rFonts w:cstheme="minorHAnsi"/>
        </w:rPr>
        <w:t xml:space="preserve"> pairs of DZ twins with a left-handedness rate of 13.</w:t>
      </w:r>
      <w:r w:rsidR="000C3DC4" w:rsidRPr="000C3DC4">
        <w:rPr>
          <w:rFonts w:cstheme="minorHAnsi"/>
        </w:rPr>
        <w:t>3</w:t>
      </w:r>
      <w:r w:rsidRPr="000C3DC4">
        <w:rPr>
          <w:rFonts w:cstheme="minorHAnsi"/>
        </w:rPr>
        <w:t>4%</w:t>
      </w:r>
      <m:oMath>
        <m:r>
          <w:rPr>
            <w:rFonts w:ascii="Cambria Math" w:hAnsi="Cambria Math" w:cstheme="minorHAnsi"/>
          </w:rPr>
          <m:t xml:space="preserve"> </m:t>
        </m:r>
      </m:oMath>
      <w:r w:rsidRPr="000C3DC4">
        <w:rPr>
          <w:rFonts w:cstheme="minorHAnsi"/>
        </w:rPr>
        <w:t>and a discordance rate of 22.</w:t>
      </w:r>
      <w:r w:rsidR="000C3DC4" w:rsidRPr="000C3DC4">
        <w:rPr>
          <w:rFonts w:cstheme="minorHAnsi"/>
        </w:rPr>
        <w:t>6</w:t>
      </w:r>
      <w:r w:rsidRPr="000C3DC4">
        <w:rPr>
          <w:rFonts w:cstheme="minorHAnsi"/>
        </w:rPr>
        <w:t>%.</w:t>
      </w:r>
      <w:r>
        <w:rPr>
          <w:rFonts w:cstheme="minorHAnsi"/>
        </w:rPr>
        <w:t xml:space="preserve"> </w:t>
      </w:r>
    </w:p>
    <w:p w14:paraId="1D158016" w14:textId="57836D5A" w:rsidR="00090882" w:rsidRPr="00EF21D5" w:rsidRDefault="00BD4FE1" w:rsidP="00CB5F62">
      <w:pPr>
        <w:pStyle w:val="Heading2"/>
      </w:pPr>
      <w:r>
        <w:t>Gene-culture m</w:t>
      </w:r>
      <w:r w:rsidR="00090882" w:rsidRPr="00EF21D5">
        <w:t>odel</w:t>
      </w:r>
      <w:bookmarkEnd w:id="4"/>
      <w:r w:rsidR="00A8287A">
        <w:t xml:space="preserve"> </w:t>
      </w:r>
    </w:p>
    <w:p w14:paraId="4B4A4DCA" w14:textId="7521148D" w:rsidR="008136DE" w:rsidRDefault="00090882" w:rsidP="002F6B15">
      <w:r w:rsidRPr="00EF21D5">
        <w:t>Laland</w:t>
      </w:r>
      <w:r w:rsidR="000178D0">
        <w:t xml:space="preserve"> et al. (1995)</w:t>
      </w:r>
      <w:r w:rsidRPr="00EF21D5">
        <w:t xml:space="preserve"> describe </w:t>
      </w:r>
      <w:r w:rsidR="000178D0">
        <w:t xml:space="preserve">a gene-culture </w:t>
      </w:r>
      <w:r w:rsidRPr="00EF21D5">
        <w:t>model for hand</w:t>
      </w:r>
      <w:r w:rsidR="000178D0">
        <w:t xml:space="preserve"> preference</w:t>
      </w:r>
      <w:r w:rsidRPr="00EF21D5">
        <w:t xml:space="preserve">. </w:t>
      </w:r>
      <w:r w:rsidR="000178D0">
        <w:t xml:space="preserve">The model </w:t>
      </w:r>
      <w:r w:rsidRPr="00EF21D5">
        <w:t xml:space="preserve">assumes </w:t>
      </w:r>
      <w:r w:rsidR="000178D0">
        <w:t xml:space="preserve">classifies individuals to one of </w:t>
      </w:r>
      <w:r w:rsidRPr="00EF21D5">
        <w:t>two phenotyp</w:t>
      </w:r>
      <w:r w:rsidR="000178D0">
        <w:t>es:</w:t>
      </w:r>
      <w:r w:rsidRPr="00EF21D5">
        <w:t xml:space="preserve"> right</w:t>
      </w:r>
      <w:r w:rsidR="000178D0">
        <w:t>-</w:t>
      </w:r>
      <w:r w:rsidRPr="00EF21D5">
        <w:t xml:space="preserve"> </w:t>
      </w:r>
      <w:r w:rsidR="000178D0">
        <w:t xml:space="preserve">or </w:t>
      </w:r>
      <w:r w:rsidRPr="00EF21D5">
        <w:t>left</w:t>
      </w:r>
      <w:r w:rsidR="000178D0">
        <w:t xml:space="preserve">-handed, with no </w:t>
      </w:r>
      <w:r w:rsidRPr="00EF21D5">
        <w:t>ambidextrous</w:t>
      </w:r>
      <w:r w:rsidR="000178D0">
        <w:t xml:space="preserve"> phenotype</w:t>
      </w:r>
      <w:r w:rsidRPr="00EF21D5">
        <w:t>. </w:t>
      </w:r>
      <w:r w:rsidR="000178D0">
        <w:t xml:space="preserve">Following the genetic model of </w:t>
      </w:r>
      <w:r w:rsidRPr="00EF21D5">
        <w:t>McManus</w:t>
      </w:r>
      <w:r w:rsidR="000178D0">
        <w:t xml:space="preserve"> </w:t>
      </w:r>
      <w:r w:rsidRPr="00EF21D5">
        <w:t xml:space="preserve">(1985), the probability </w:t>
      </w:r>
      <w:r w:rsidR="000178D0">
        <w:t xml:space="preserve">to </w:t>
      </w:r>
      <w:r w:rsidRPr="00EF21D5">
        <w:t>becom</w:t>
      </w:r>
      <w:r w:rsidR="000178D0">
        <w:t>e</w:t>
      </w:r>
      <w:r w:rsidRPr="00EF21D5">
        <w:t xml:space="preserve"> right- or left-handed depends on alleles D and C at a single locus</w:t>
      </w:r>
      <w:r w:rsidR="000178D0">
        <w:t xml:space="preserve"> that determines the </w:t>
      </w:r>
      <w:r w:rsidRPr="00EF21D5">
        <w:t xml:space="preserve">genetic predisposition toward right-handedness or the lack of it, respectively. </w:t>
      </w:r>
      <w:r w:rsidR="000178D0">
        <w:t xml:space="preserve">The </w:t>
      </w:r>
      <w:r w:rsidR="000178D0" w:rsidRPr="00EF21D5">
        <w:t>dextralizing</w:t>
      </w:r>
      <w:r w:rsidR="000178D0">
        <w:t xml:space="preserve"> effect of allele D is a </w:t>
      </w:r>
      <w:r w:rsidR="008136DE">
        <w:t xml:space="preserve">probability </w:t>
      </w:r>
      <w:r w:rsidR="000178D0">
        <w:t xml:space="preserve">of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oMath>
      <w:r w:rsidR="000178D0">
        <w:t xml:space="preserve"> </w:t>
      </w:r>
      <w:r w:rsidR="008136DE">
        <w:t xml:space="preserve">for </w:t>
      </w:r>
      <w:r w:rsidR="000178D0">
        <w:t>right-hand preference in</w:t>
      </w:r>
      <w:r w:rsidR="008136DE">
        <w:t xml:space="preserve"> DD</w:t>
      </w:r>
      <w:r w:rsidR="000178D0">
        <w:t xml:space="preserve"> homozygotes</w:t>
      </w:r>
      <w:r w:rsidR="008136DE">
        <w:t xml:space="preserve"> and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ρ</m:t>
        </m:r>
      </m:oMath>
      <w:r w:rsidR="008136DE">
        <w:t xml:space="preserve"> </w:t>
      </w:r>
      <w:r w:rsidR="008136DE">
        <w:lastRenderedPageBreak/>
        <w:t>in DC heterozygotes; the probability is 0.5 in CC homozygotes. Cultural transmission from parents further modifies the probability for righ</w:t>
      </w:r>
      <w:r w:rsidR="00B94F97">
        <w:rPr>
          <w:lang w:val="en-US"/>
        </w:rPr>
        <w:t>t</w:t>
      </w:r>
      <w:r w:rsidR="008136DE">
        <w:t xml:space="preserve">-hand preference such that it is increased or decreased by </w:t>
      </w:r>
      <w:r w:rsidR="008136DE" w:rsidRPr="00AC1B1B">
        <w:rPr>
          <w:i/>
          <w:iCs/>
        </w:rPr>
        <w:t>α</w:t>
      </w:r>
      <w:r w:rsidR="008136DE">
        <w:t xml:space="preserve"> when both parents are right- or left-handed, respectively, and increased by </w:t>
      </w:r>
      <w:r w:rsidR="00AC1B1B" w:rsidRPr="00D53BA8">
        <w:rPr>
          <w:rFonts w:cstheme="minorHAnsi"/>
          <w:i/>
          <w:iCs/>
          <w:lang w:val="el-GR"/>
        </w:rPr>
        <w:t>β</w:t>
      </w:r>
      <w:r w:rsidR="008136DE">
        <w:t xml:space="preserve"> when one </w:t>
      </w:r>
      <w:r w:rsidR="008136DE" w:rsidRPr="008136DE">
        <w:t>parent in right- and the other is left-handed (</w:t>
      </w:r>
      <w:r w:rsidR="00ED66F8">
        <w:t>Table S1</w:t>
      </w:r>
      <w:r w:rsidR="008136DE" w:rsidRPr="008136DE">
        <w:t>).</w:t>
      </w:r>
      <w:bookmarkStart w:id="5" w:name="_heading=h.17dp8vu" w:colFirst="0" w:colLast="0"/>
      <w:bookmarkEnd w:id="5"/>
    </w:p>
    <w:p w14:paraId="5FBC15A8" w14:textId="0A578F36" w:rsidR="00090882" w:rsidRPr="00DC5FDF" w:rsidRDefault="00090882" w:rsidP="00CB5F62">
      <w:pPr>
        <w:rPr>
          <w:highlight w:val="white"/>
        </w:rPr>
      </w:pPr>
      <w:bookmarkStart w:id="6" w:name="_heading=h.3rdcrjn" w:colFirst="0" w:colLast="0"/>
      <w:bookmarkEnd w:id="6"/>
      <w:r w:rsidRPr="00EF21D5">
        <w:t>Laland</w:t>
      </w:r>
      <w:r w:rsidR="00831407">
        <w:t xml:space="preserve"> et al.</w:t>
      </w:r>
      <w:r w:rsidRPr="00EF21D5">
        <w:t xml:space="preserve"> </w:t>
      </w:r>
      <w:r w:rsidR="00831407">
        <w:t xml:space="preserve">analysed the allele and phenotype equilibrium frequencies </w:t>
      </w:r>
      <w:r w:rsidRPr="00EF21D5">
        <w:t>assum</w:t>
      </w:r>
      <w:r w:rsidR="00831407">
        <w:t xml:space="preserve">ing </w:t>
      </w:r>
      <w:r w:rsidRPr="00EF21D5">
        <w:t xml:space="preserve">that the ancestral human population </w:t>
      </w:r>
      <w:r w:rsidR="00831407">
        <w:t>was CC (no genetic effect on handedness) and that h</w:t>
      </w:r>
      <w:r w:rsidRPr="00EF21D5">
        <w:t xml:space="preserve">andedness </w:t>
      </w:r>
      <w:r w:rsidR="00831407">
        <w:t xml:space="preserve">in modern human </w:t>
      </w:r>
      <w:r w:rsidRPr="00EF21D5">
        <w:t xml:space="preserve">populations </w:t>
      </w:r>
      <w:r w:rsidR="00831407">
        <w:t xml:space="preserve">is a </w:t>
      </w:r>
      <w:r w:rsidRPr="00EF21D5">
        <w:t xml:space="preserve">result </w:t>
      </w:r>
      <w:r w:rsidR="00831407">
        <w:t xml:space="preserve">of </w:t>
      </w:r>
      <w:r w:rsidRPr="00EF21D5">
        <w:t xml:space="preserve">direct selection </w:t>
      </w:r>
      <w:r w:rsidR="00831407">
        <w:t xml:space="preserve">on handedness </w:t>
      </w:r>
      <w:r w:rsidRPr="00EF21D5">
        <w:t xml:space="preserve">or </w:t>
      </w:r>
      <w:r w:rsidR="00831407">
        <w:t xml:space="preserve">indirect selection on </w:t>
      </w:r>
      <w:r w:rsidRPr="00EF21D5">
        <w:t xml:space="preserve">alleles selected for another lateralized trait. The former suggests a fitness advantage to right-handers over left-handers while the latter implies a selective advantage for DD and DC genotypes </w:t>
      </w:r>
      <w:r w:rsidR="00831407">
        <w:t xml:space="preserve">with a pleiotropic effect on </w:t>
      </w:r>
      <w:r w:rsidRPr="00EF21D5">
        <w:t>handedness</w:t>
      </w:r>
      <w:bookmarkStart w:id="7" w:name="_Ref159834016"/>
      <w:bookmarkStart w:id="8" w:name="_Toc138175919"/>
      <w:bookmarkStart w:id="9" w:name="_Toc143537945"/>
      <w:r w:rsidRPr="00EF21D5">
        <w:t xml:space="preserve">. </w:t>
      </w:r>
      <w:r w:rsidR="00831407">
        <w:t xml:space="preserve">The model </w:t>
      </w:r>
      <w:r w:rsidR="00EA6679">
        <w:t xml:space="preserve">assumed no </w:t>
      </w:r>
      <w:r w:rsidR="00831407">
        <w:t>sex differences both between male and female offspring and between parents</w:t>
      </w:r>
      <w:r w:rsidR="00EA6679">
        <w:t xml:space="preserve">. </w:t>
      </w:r>
      <w:bookmarkEnd w:id="7"/>
      <w:bookmarkEnd w:id="8"/>
      <w:bookmarkEnd w:id="9"/>
      <w:r w:rsidRPr="00EF21D5">
        <w:t>The</w:t>
      </w:r>
      <w:r w:rsidR="00EA6679">
        <w:t>ir</w:t>
      </w:r>
      <w:r w:rsidRPr="00EF21D5">
        <w:t xml:space="preserve"> analysis found</w:t>
      </w:r>
      <w:r w:rsidRPr="00EF21D5">
        <w:rPr>
          <w:highlight w:val="white"/>
        </w:rPr>
        <w:t xml:space="preserve"> a single evolutionary trajectory in which allele D </w:t>
      </w:r>
      <w:r w:rsidR="00EA6679">
        <w:rPr>
          <w:highlight w:val="white"/>
        </w:rPr>
        <w:t>becomes</w:t>
      </w:r>
      <w:r w:rsidRPr="00EF21D5">
        <w:rPr>
          <w:highlight w:val="white"/>
        </w:rPr>
        <w:t xml:space="preserve"> fixed</w:t>
      </w:r>
      <w:r w:rsidR="00EA6679">
        <w:rPr>
          <w:highlight w:val="white"/>
        </w:rPr>
        <w:t xml:space="preserve"> in the population</w:t>
      </w:r>
      <w:r w:rsidRPr="00EF21D5">
        <w:rPr>
          <w:highlight w:val="white"/>
        </w:rPr>
        <w:t xml:space="preserve">, regardless of the initial frequency of right handedness, the magnitude of </w:t>
      </w:r>
      <w:r w:rsidR="00EA6679">
        <w:rPr>
          <w:highlight w:val="white"/>
        </w:rPr>
        <w:t xml:space="preserve">its </w:t>
      </w:r>
      <w:r w:rsidRPr="00EF21D5">
        <w:rPr>
          <w:highlight w:val="white"/>
        </w:rPr>
        <w:t xml:space="preserve">selective advantage, or the </w:t>
      </w:r>
      <w:r w:rsidR="00EA6679">
        <w:rPr>
          <w:highlight w:val="white"/>
        </w:rPr>
        <w:t xml:space="preserve">its </w:t>
      </w:r>
      <w:r w:rsidRPr="00EF21D5">
        <w:rPr>
          <w:highlight w:val="white"/>
        </w:rPr>
        <w:t xml:space="preserve">degree of dominance. </w:t>
      </w:r>
      <w:r w:rsidR="00EA6679">
        <w:rPr>
          <w:highlight w:val="white"/>
        </w:rPr>
        <w:t>Thus</w:t>
      </w:r>
      <w:r w:rsidRPr="00EF21D5">
        <w:rPr>
          <w:highlight w:val="white"/>
        </w:rPr>
        <w:t>,</w:t>
      </w:r>
      <w:r w:rsidR="00EA6679">
        <w:rPr>
          <w:highlight w:val="white"/>
        </w:rPr>
        <w:t xml:space="preserve"> they predicted that</w:t>
      </w:r>
      <w:r w:rsidRPr="00EF21D5">
        <w:rPr>
          <w:highlight w:val="white"/>
        </w:rPr>
        <w:t xml:space="preserve"> the human population reach</w:t>
      </w:r>
      <w:r w:rsidR="00EA6679">
        <w:rPr>
          <w:highlight w:val="white"/>
        </w:rPr>
        <w:t>ed</w:t>
      </w:r>
      <w:r w:rsidRPr="00EF21D5">
        <w:rPr>
          <w:highlight w:val="white"/>
        </w:rPr>
        <w:t xml:space="preserve"> an equilibrium with no genetic variation underlying handedness, a</w:t>
      </w:r>
      <w:r w:rsidR="00EA6679">
        <w:rPr>
          <w:highlight w:val="white"/>
        </w:rPr>
        <w:t>nd that</w:t>
      </w:r>
      <w:r w:rsidRPr="00EF21D5">
        <w:rPr>
          <w:highlight w:val="white"/>
        </w:rPr>
        <w:t xml:space="preserve"> phenotypic variation</w:t>
      </w:r>
      <w:r w:rsidR="00EA6679">
        <w:rPr>
          <w:highlight w:val="white"/>
        </w:rPr>
        <w:t xml:space="preserve"> is maintain</w:t>
      </w:r>
      <w:r w:rsidR="00EE2728">
        <w:rPr>
          <w:highlight w:val="white"/>
          <w:lang w:val="en-US"/>
        </w:rPr>
        <w:t>ed</w:t>
      </w:r>
      <w:r w:rsidR="00EA6679">
        <w:rPr>
          <w:highlight w:val="white"/>
        </w:rPr>
        <w:t xml:space="preserve"> due to genetic effect being incomplete (</w:t>
      </w:r>
      <m:oMath>
        <m:r>
          <w:rPr>
            <w:rFonts w:ascii="Cambria Math" w:hAnsi="Cambria Math"/>
          </w:rPr>
          <m:t>ρ+α&lt;</m:t>
        </m:r>
        <m:f>
          <m:fPr>
            <m:ctrlPr>
              <w:rPr>
                <w:rFonts w:ascii="Cambria Math" w:hAnsi="Cambria Math"/>
                <w:i/>
                <w:iCs/>
              </w:rPr>
            </m:ctrlPr>
          </m:fPr>
          <m:num>
            <m:r>
              <w:rPr>
                <w:rFonts w:ascii="Cambria Math" w:hAnsi="Cambria Math"/>
              </w:rPr>
              <m:t>1</m:t>
            </m:r>
          </m:num>
          <m:den>
            <m:r>
              <w:rPr>
                <w:rFonts w:ascii="Cambria Math" w:hAnsi="Cambria Math"/>
              </w:rPr>
              <m:t>2</m:t>
            </m:r>
          </m:den>
        </m:f>
      </m:oMath>
      <w:r w:rsidR="00EA6679">
        <w:rPr>
          <w:iCs/>
        </w:rPr>
        <w:t>)</w:t>
      </w:r>
      <w:r w:rsidR="00EA6679">
        <w:rPr>
          <w:highlight w:val="white"/>
        </w:rPr>
        <w:t xml:space="preserve">. The </w:t>
      </w:r>
      <w:r w:rsidRPr="00EF21D5">
        <w:rPr>
          <w:highlight w:val="white"/>
        </w:rPr>
        <w:t>equilibrium frequency of the right-handers with allele D (</w:t>
      </w:r>
      <m:oMath>
        <m:sSub>
          <m:sSubPr>
            <m:ctrlPr>
              <w:rPr>
                <w:rFonts w:ascii="Cambria Math" w:hAnsi="Cambria Math"/>
                <w:highlight w:val="white"/>
              </w:rPr>
            </m:ctrlPr>
          </m:sSubPr>
          <m:e>
            <m:r>
              <w:rPr>
                <w:rFonts w:ascii="Cambria Math" w:hAnsi="Cambria Math"/>
                <w:highlight w:val="white"/>
              </w:rPr>
              <m:t>F</m:t>
            </m:r>
          </m:e>
          <m:sub>
            <m:r>
              <w:rPr>
                <w:rFonts w:ascii="Cambria Math" w:hAnsi="Cambria Math"/>
                <w:highlight w:val="white"/>
              </w:rPr>
              <m:t>DR</m:t>
            </m:r>
          </m:sub>
        </m:sSub>
      </m:oMath>
      <w:r w:rsidRPr="00EF21D5">
        <w:rPr>
          <w:highlight w:val="white"/>
        </w:rPr>
        <w:t>) is given by</w:t>
      </w:r>
      <w:r w:rsidR="00EA6679">
        <w:rPr>
          <w:highlight w:val="white"/>
        </w:rPr>
        <w:t xml:space="preserve"> (eq. 3 in Laland et al. (1995)):</w:t>
      </w:r>
    </w:p>
    <w:bookmarkStart w:id="10" w:name="_heading=h.26in1rg" w:colFirst="0" w:colLast="0"/>
    <w:bookmarkStart w:id="11" w:name="_Toc138175920"/>
    <w:bookmarkEnd w:id="10"/>
    <w:p w14:paraId="4D97C385" w14:textId="77777777" w:rsidR="00090882" w:rsidRPr="00DC5FDF" w:rsidRDefault="00000000" w:rsidP="00CB5F62">
      <w:pPr>
        <w:rPr>
          <w:rFonts w:ascii="Calibri" w:hAnsi="Calibri"/>
          <w:highlight w:val="white"/>
        </w:rPr>
      </w:pPr>
      <m:oMathPara>
        <m:oMath>
          <m:sSub>
            <m:sSubPr>
              <m:ctrlPr>
                <w:rPr>
                  <w:rFonts w:ascii="Cambria Math" w:hAnsi="Cambria Math"/>
                  <w:highlight w:val="white"/>
                </w:rPr>
              </m:ctrlPr>
            </m:sSubPr>
            <m:e>
              <m:r>
                <w:rPr>
                  <w:rFonts w:ascii="Cambria Math" w:hAnsi="Cambria Math"/>
                  <w:highlight w:val="white"/>
                </w:rPr>
                <m:t>F</m:t>
              </m:r>
            </m:e>
            <m:sub>
              <m:r>
                <w:rPr>
                  <w:rFonts w:ascii="Cambria Math" w:hAnsi="Cambria Math"/>
                  <w:highlight w:val="white"/>
                </w:rPr>
                <m:t>DR</m:t>
              </m:r>
            </m:sub>
          </m:sSub>
          <m:r>
            <m:rPr>
              <m:sty m:val="p"/>
            </m:rPr>
            <w:rPr>
              <w:rFonts w:ascii="Cambria Math" w:hAnsi="Cambria Math"/>
              <w:highlight w:val="white"/>
            </w:rPr>
            <m:t>=</m:t>
          </m:r>
          <m:f>
            <m:fPr>
              <m:ctrlPr>
                <w:rPr>
                  <w:rFonts w:ascii="Cambria Math" w:hAnsi="Cambria Math"/>
                  <w:highlight w:val="white"/>
                </w:rPr>
              </m:ctrlPr>
            </m:fPr>
            <m:num>
              <m:r>
                <m:rPr>
                  <m:sty m:val="p"/>
                </m:rPr>
                <w:rPr>
                  <w:rFonts w:ascii="Cambria Math" w:hAnsi="Cambria Math"/>
                  <w:highlight w:val="white"/>
                </w:rPr>
                <m:t>2</m:t>
              </m:r>
              <m:r>
                <w:rPr>
                  <w:rFonts w:ascii="Cambria Math" w:hAnsi="Cambria Math"/>
                  <w:highlight w:val="white"/>
                </w:rPr>
                <m:t>α</m:t>
              </m:r>
              <m:r>
                <m:rPr>
                  <m:sty m:val="p"/>
                </m:rPr>
                <w:rPr>
                  <w:rFonts w:ascii="Cambria Math" w:hAnsi="Cambria Math"/>
                  <w:highlight w:val="white"/>
                </w:rPr>
                <m:t>+2</m:t>
              </m:r>
              <m:r>
                <w:rPr>
                  <w:rFonts w:ascii="Cambria Math" w:hAnsi="Cambria Math"/>
                  <w:highlight w:val="white"/>
                </w:rPr>
                <m:t>β</m:t>
              </m:r>
              <m:r>
                <m:rPr>
                  <m:sty m:val="p"/>
                </m:rPr>
                <w:rPr>
                  <w:rFonts w:ascii="Cambria Math" w:hAnsi="Cambria Math"/>
                  <w:highlight w:val="white"/>
                </w:rPr>
                <m:t>-1+</m:t>
              </m:r>
              <m:rad>
                <m:radPr>
                  <m:degHide m:val="1"/>
                  <m:ctrlPr>
                    <w:rPr>
                      <w:rFonts w:ascii="Cambria Math" w:hAnsi="Cambria Math"/>
                      <w:highlight w:val="white"/>
                    </w:rPr>
                  </m:ctrlPr>
                </m:radPr>
                <m:deg/>
                <m:e>
                  <m:r>
                    <m:rPr>
                      <m:sty m:val="p"/>
                    </m:rPr>
                    <w:rPr>
                      <w:rFonts w:ascii="Cambria Math" w:hAnsi="Cambria Math"/>
                      <w:highlight w:val="white"/>
                    </w:rPr>
                    <m:t>4</m:t>
                  </m:r>
                  <m:sSup>
                    <m:sSupPr>
                      <m:ctrlPr>
                        <w:rPr>
                          <w:rFonts w:ascii="Cambria Math" w:hAnsi="Cambria Math"/>
                          <w:highlight w:val="white"/>
                        </w:rPr>
                      </m:ctrlPr>
                    </m:sSupPr>
                    <m:e>
                      <m:r>
                        <w:rPr>
                          <w:rFonts w:ascii="Cambria Math" w:hAnsi="Cambria Math"/>
                          <w:highlight w:val="white"/>
                        </w:rPr>
                        <m:t>α</m:t>
                      </m:r>
                    </m:e>
                    <m:sup>
                      <m:r>
                        <m:rPr>
                          <m:sty m:val="p"/>
                        </m:rPr>
                        <w:rPr>
                          <w:rFonts w:ascii="Cambria Math" w:hAnsi="Cambria Math"/>
                          <w:highlight w:val="white"/>
                        </w:rPr>
                        <m:t>2</m:t>
                      </m:r>
                    </m:sup>
                  </m:sSup>
                  <m:r>
                    <m:rPr>
                      <m:sty m:val="p"/>
                    </m:rPr>
                    <w:rPr>
                      <w:rFonts w:ascii="Cambria Math" w:hAnsi="Cambria Math"/>
                      <w:highlight w:val="white"/>
                    </w:rPr>
                    <m:t>-4</m:t>
                  </m:r>
                  <m:r>
                    <w:rPr>
                      <w:rFonts w:ascii="Cambria Math" w:hAnsi="Cambria Math"/>
                      <w:highlight w:val="white"/>
                    </w:rPr>
                    <m:t>α</m:t>
                  </m:r>
                  <m:r>
                    <m:rPr>
                      <m:sty m:val="p"/>
                    </m:rPr>
                    <w:rPr>
                      <w:rFonts w:ascii="Cambria Math" w:hAnsi="Cambria Math"/>
                      <w:highlight w:val="white"/>
                    </w:rPr>
                    <m:t>+</m:t>
                  </m:r>
                  <m:sSup>
                    <m:sSupPr>
                      <m:ctrlPr>
                        <w:rPr>
                          <w:rFonts w:ascii="Cambria Math" w:hAnsi="Cambria Math"/>
                          <w:highlight w:val="white"/>
                        </w:rPr>
                      </m:ctrlPr>
                    </m:sSupPr>
                    <m:e>
                      <m:r>
                        <m:rPr>
                          <m:sty m:val="p"/>
                        </m:rPr>
                        <w:rPr>
                          <w:rFonts w:ascii="Cambria Math" w:hAnsi="Cambria Math"/>
                          <w:highlight w:val="white"/>
                        </w:rPr>
                        <m:t>4</m:t>
                      </m:r>
                      <m:r>
                        <w:rPr>
                          <w:rFonts w:ascii="Cambria Math" w:hAnsi="Cambria Math"/>
                          <w:highlight w:val="white"/>
                        </w:rPr>
                        <m:t>β</m:t>
                      </m:r>
                    </m:e>
                    <m:sup>
                      <m:r>
                        <m:rPr>
                          <m:sty m:val="p"/>
                        </m:rPr>
                        <w:rPr>
                          <w:rFonts w:ascii="Cambria Math" w:hAnsi="Cambria Math"/>
                          <w:highlight w:val="white"/>
                        </w:rPr>
                        <m:t>2</m:t>
                      </m:r>
                    </m:sup>
                  </m:sSup>
                  <m:r>
                    <m:rPr>
                      <m:sty m:val="p"/>
                    </m:rPr>
                    <w:rPr>
                      <w:rFonts w:ascii="Cambria Math" w:hAnsi="Cambria Math"/>
                      <w:highlight w:val="white"/>
                    </w:rPr>
                    <m:t>+1+8</m:t>
                  </m:r>
                  <m:r>
                    <w:rPr>
                      <w:rFonts w:ascii="Cambria Math" w:hAnsi="Cambria Math"/>
                      <w:highlight w:val="white"/>
                    </w:rPr>
                    <m:t>αρ</m:t>
                  </m:r>
                </m:e>
              </m:rad>
            </m:num>
            <m:den>
              <m:r>
                <m:rPr>
                  <m:sty m:val="p"/>
                </m:rPr>
                <w:rPr>
                  <w:rFonts w:ascii="Cambria Math" w:hAnsi="Cambria Math"/>
                  <w:highlight w:val="white"/>
                </w:rPr>
                <m:t>4</m:t>
              </m:r>
              <m:r>
                <w:rPr>
                  <w:rFonts w:ascii="Cambria Math" w:hAnsi="Cambria Math"/>
                  <w:highlight w:val="white"/>
                </w:rPr>
                <m:t>β</m:t>
              </m:r>
            </m:den>
          </m:f>
        </m:oMath>
      </m:oMathPara>
      <w:bookmarkStart w:id="12" w:name="_Toc138155260"/>
      <w:bookmarkStart w:id="13" w:name="_Toc138175921"/>
      <w:bookmarkEnd w:id="11"/>
      <w:bookmarkEnd w:id="12"/>
      <w:bookmarkEnd w:id="13"/>
    </w:p>
    <w:p w14:paraId="5234A659" w14:textId="77777777" w:rsidR="00090882" w:rsidRPr="00EF21D5" w:rsidRDefault="00090882" w:rsidP="00CB5F62">
      <w:pPr>
        <w:rPr>
          <w:highlight w:val="white"/>
        </w:rPr>
      </w:pPr>
      <w:bookmarkStart w:id="14" w:name="_heading=h.lnxbz9" w:colFirst="0" w:colLast="0"/>
      <w:bookmarkEnd w:id="14"/>
      <w:r w:rsidRPr="00EF21D5">
        <w:rPr>
          <w:highlight w:val="white"/>
        </w:rPr>
        <w:t>and the frequency of left-handers with D allele (</w:t>
      </w:r>
      <m:oMath>
        <m:sSub>
          <m:sSubPr>
            <m:ctrlPr>
              <w:rPr>
                <w:rFonts w:ascii="Cambria Math" w:hAnsi="Cambria Math"/>
                <w:highlight w:val="white"/>
              </w:rPr>
            </m:ctrlPr>
          </m:sSubPr>
          <m:e>
            <m:r>
              <w:rPr>
                <w:rFonts w:ascii="Cambria Math" w:hAnsi="Cambria Math"/>
                <w:highlight w:val="white"/>
              </w:rPr>
              <m:t>F</m:t>
            </m:r>
          </m:e>
          <m:sub>
            <m:r>
              <w:rPr>
                <w:rFonts w:ascii="Cambria Math" w:hAnsi="Cambria Math"/>
                <w:highlight w:val="white"/>
              </w:rPr>
              <m:t>DL</m:t>
            </m:r>
          </m:sub>
        </m:sSub>
      </m:oMath>
      <w:r w:rsidRPr="00EF21D5">
        <w:rPr>
          <w:highlight w:val="white"/>
        </w:rPr>
        <w:t>) is:</w:t>
      </w:r>
    </w:p>
    <w:bookmarkStart w:id="15" w:name="_heading=h.35nkun2" w:colFirst="0" w:colLast="0"/>
    <w:bookmarkStart w:id="16" w:name="_Ref160612813"/>
    <w:bookmarkEnd w:id="15"/>
    <w:p w14:paraId="48DE86CA" w14:textId="77777777" w:rsidR="00090882" w:rsidRPr="00DC5FDF" w:rsidRDefault="00000000" w:rsidP="00D05ACE">
      <w:pPr>
        <w:jc w:val="center"/>
      </w:pPr>
      <m:oMath>
        <m:sSub>
          <m:sSubPr>
            <m:ctrlPr>
              <w:rPr>
                <w:rFonts w:ascii="Cambria Math" w:hAnsi="Cambria Math"/>
                <w:i/>
                <w:color w:val="000000"/>
                <w:highlight w:val="white"/>
              </w:rPr>
            </m:ctrlPr>
          </m:sSubPr>
          <m:e>
            <m:r>
              <w:rPr>
                <w:rFonts w:ascii="Cambria Math" w:hAnsi="Cambria Math"/>
                <w:color w:val="000000"/>
                <w:highlight w:val="white"/>
              </w:rPr>
              <m:t>F</m:t>
            </m:r>
          </m:e>
          <m:sub>
            <m:r>
              <w:rPr>
                <w:rFonts w:ascii="Cambria Math" w:hAnsi="Cambria Math"/>
                <w:color w:val="000000"/>
                <w:highlight w:val="white"/>
              </w:rPr>
              <m:t>DL</m:t>
            </m:r>
          </m:sub>
        </m:sSub>
        <m:r>
          <w:rPr>
            <w:rFonts w:ascii="Cambria Math" w:hAnsi="Cambria Math"/>
            <w:color w:val="000000"/>
            <w:highlight w:val="white"/>
          </w:rPr>
          <m:t xml:space="preserve">=1- </m:t>
        </m:r>
        <m:sSub>
          <m:sSubPr>
            <m:ctrlPr>
              <w:rPr>
                <w:rFonts w:ascii="Cambria Math" w:hAnsi="Cambria Math"/>
                <w:i/>
                <w:color w:val="000000"/>
                <w:highlight w:val="white"/>
              </w:rPr>
            </m:ctrlPr>
          </m:sSubPr>
          <m:e>
            <m:r>
              <w:rPr>
                <w:rFonts w:ascii="Cambria Math" w:hAnsi="Cambria Math"/>
                <w:color w:val="000000"/>
                <w:highlight w:val="white"/>
              </w:rPr>
              <m:t>F</m:t>
            </m:r>
          </m:e>
          <m:sub>
            <m:r>
              <w:rPr>
                <w:rFonts w:ascii="Cambria Math" w:hAnsi="Cambria Math"/>
                <w:color w:val="000000"/>
                <w:highlight w:val="white"/>
              </w:rPr>
              <m:t>DR</m:t>
            </m:r>
          </m:sub>
        </m:sSub>
        <w:bookmarkStart w:id="17" w:name="_heading=h.1ksv4uv" w:colFirst="0" w:colLast="0"/>
        <w:bookmarkEnd w:id="16"/>
        <w:bookmarkEnd w:id="17"/>
        <m:r>
          <w:rPr>
            <w:rFonts w:ascii="Cambria Math" w:hAnsi="Cambria Math"/>
            <w:color w:val="000000"/>
          </w:rPr>
          <m:t xml:space="preserve"> </m:t>
        </m:r>
      </m:oMath>
      <w:r w:rsidR="00090882" w:rsidRPr="00D05ACE">
        <w:rPr>
          <w:b/>
          <w:bCs/>
        </w:rPr>
        <w:t>(</w:t>
      </w:r>
      <w:r w:rsidR="00090882" w:rsidRPr="00D05ACE">
        <w:rPr>
          <w:b/>
          <w:bCs/>
        </w:rPr>
        <w:fldChar w:fldCharType="begin"/>
      </w:r>
      <w:r w:rsidR="00090882" w:rsidRPr="00D05ACE">
        <w:rPr>
          <w:b/>
          <w:bCs/>
        </w:rPr>
        <w:instrText xml:space="preserve"> SEQ Equation \* ARABIC </w:instrText>
      </w:r>
      <w:r w:rsidR="00090882" w:rsidRPr="00D05ACE">
        <w:rPr>
          <w:b/>
          <w:bCs/>
        </w:rPr>
        <w:fldChar w:fldCharType="separate"/>
      </w:r>
      <w:r w:rsidR="00090882" w:rsidRPr="00D05ACE">
        <w:rPr>
          <w:b/>
          <w:bCs/>
          <w:noProof/>
        </w:rPr>
        <w:t>1</w:t>
      </w:r>
      <w:r w:rsidR="00090882" w:rsidRPr="00D05ACE">
        <w:rPr>
          <w:b/>
          <w:bCs/>
        </w:rPr>
        <w:fldChar w:fldCharType="end"/>
      </w:r>
      <w:r w:rsidR="00090882" w:rsidRPr="00D05ACE">
        <w:rPr>
          <w:b/>
          <w:bCs/>
        </w:rPr>
        <w:t>)</w:t>
      </w:r>
    </w:p>
    <w:p w14:paraId="1BE5C0C9" w14:textId="317AA93B" w:rsidR="00090882" w:rsidRPr="00EF21D5" w:rsidRDefault="00090882" w:rsidP="00CB5F62">
      <w:pPr>
        <w:rPr>
          <w:highlight w:val="white"/>
        </w:rPr>
      </w:pPr>
      <w:r w:rsidRPr="00EF21D5">
        <w:rPr>
          <w:highlight w:val="white"/>
        </w:rPr>
        <w:t xml:space="preserve">If </w:t>
      </w:r>
      <m:oMath>
        <m:r>
          <w:rPr>
            <w:rFonts w:ascii="Cambria Math" w:hAnsi="Cambria Math"/>
          </w:rPr>
          <m:t>β</m:t>
        </m:r>
        <m:r>
          <w:rPr>
            <w:rFonts w:ascii="Cambria Math" w:hAnsi="Cambria Math"/>
            <w:highlight w:val="white"/>
          </w:rPr>
          <m:t>=0</m:t>
        </m:r>
      </m:oMath>
      <w:r w:rsidRPr="00EF21D5">
        <w:rPr>
          <w:highlight w:val="white"/>
        </w:rPr>
        <w:t>, the corresponding equilibria are given by</w:t>
      </w:r>
      <w:bookmarkStart w:id="18" w:name="_Toc138175922"/>
      <w:r w:rsidR="00EA6679">
        <w:rPr>
          <w:highlight w:val="white"/>
        </w:rPr>
        <w:t xml:space="preserve"> (eq. 3a in Laland et al. (1995)):</w:t>
      </w:r>
    </w:p>
    <w:p w14:paraId="5821AAD9" w14:textId="77777777" w:rsidR="00090882" w:rsidRPr="00EF21D5" w:rsidRDefault="00000000" w:rsidP="00CB5F62">
      <w:pPr>
        <w:rPr>
          <w:rFonts w:ascii="Calibri" w:hAnsi="Calibri"/>
          <w:highlight w:val="white"/>
        </w:rPr>
      </w:pPr>
      <m:oMathPara>
        <m:oMath>
          <m:sSub>
            <m:sSubPr>
              <m:ctrlPr>
                <w:rPr>
                  <w:rFonts w:ascii="Cambria Math" w:hAnsi="Cambria Math"/>
                  <w:highlight w:val="white"/>
                </w:rPr>
              </m:ctrlPr>
            </m:sSubPr>
            <m:e>
              <m:r>
                <w:rPr>
                  <w:rFonts w:ascii="Cambria Math" w:hAnsi="Cambria Math"/>
                  <w:highlight w:val="white"/>
                </w:rPr>
                <m:t>F</m:t>
              </m:r>
            </m:e>
            <m:sub>
              <m:r>
                <w:rPr>
                  <w:rFonts w:ascii="Cambria Math" w:hAnsi="Cambria Math"/>
                  <w:highlight w:val="white"/>
                </w:rPr>
                <m:t>DR</m:t>
              </m:r>
            </m:sub>
          </m:sSub>
          <m:r>
            <m:rPr>
              <m:sty m:val="p"/>
            </m:rPr>
            <w:rPr>
              <w:rFonts w:ascii="Cambria Math" w:hAnsi="Cambria Math"/>
              <w:highlight w:val="white"/>
            </w:rPr>
            <m:t>=</m:t>
          </m:r>
          <m:f>
            <m:fPr>
              <m:ctrlPr>
                <w:rPr>
                  <w:rFonts w:ascii="Cambria Math" w:hAnsi="Cambria Math"/>
                  <w:highlight w:val="white"/>
                </w:rPr>
              </m:ctrlPr>
            </m:fPr>
            <m:num>
              <m:r>
                <m:rPr>
                  <m:sty m:val="p"/>
                </m:rPr>
                <w:rPr>
                  <w:rFonts w:ascii="Cambria Math" w:hAnsi="Cambria Math"/>
                  <w:highlight w:val="white"/>
                </w:rPr>
                <m:t>1-2</m:t>
              </m:r>
              <m:r>
                <w:rPr>
                  <w:rFonts w:ascii="Cambria Math" w:hAnsi="Cambria Math"/>
                  <w:highlight w:val="white"/>
                </w:rPr>
                <m:t>α</m:t>
              </m:r>
              <m:r>
                <m:rPr>
                  <m:sty m:val="p"/>
                </m:rPr>
                <w:rPr>
                  <w:rFonts w:ascii="Cambria Math" w:hAnsi="Cambria Math"/>
                  <w:highlight w:val="white"/>
                </w:rPr>
                <m:t>+2</m:t>
              </m:r>
              <m:r>
                <w:rPr>
                  <w:rFonts w:ascii="Cambria Math" w:hAnsi="Cambria Math"/>
                  <w:highlight w:val="white"/>
                </w:rPr>
                <m:t>ρ</m:t>
              </m:r>
            </m:num>
            <m:den>
              <m:r>
                <m:rPr>
                  <m:sty m:val="p"/>
                </m:rPr>
                <w:rPr>
                  <w:rFonts w:ascii="Cambria Math" w:hAnsi="Cambria Math"/>
                  <w:highlight w:val="white"/>
                </w:rPr>
                <m:t>2</m:t>
              </m:r>
              <m:d>
                <m:dPr>
                  <m:ctrlPr>
                    <w:rPr>
                      <w:rFonts w:ascii="Cambria Math" w:hAnsi="Cambria Math"/>
                      <w:highlight w:val="white"/>
                    </w:rPr>
                  </m:ctrlPr>
                </m:dPr>
                <m:e>
                  <m:r>
                    <m:rPr>
                      <m:sty m:val="p"/>
                    </m:rPr>
                    <w:rPr>
                      <w:rFonts w:ascii="Cambria Math" w:hAnsi="Cambria Math"/>
                      <w:highlight w:val="white"/>
                    </w:rPr>
                    <m:t>1-2</m:t>
                  </m:r>
                  <m:r>
                    <w:rPr>
                      <w:rFonts w:ascii="Cambria Math" w:hAnsi="Cambria Math"/>
                      <w:highlight w:val="white"/>
                    </w:rPr>
                    <m:t>α</m:t>
                  </m:r>
                </m:e>
              </m:d>
            </m:den>
          </m:f>
        </m:oMath>
      </m:oMathPara>
    </w:p>
    <w:bookmarkStart w:id="19" w:name="_heading=h.44sinio" w:colFirst="0" w:colLast="0"/>
    <w:bookmarkEnd w:id="19"/>
    <w:p w14:paraId="1EA419C8" w14:textId="77777777" w:rsidR="00090882" w:rsidRPr="00DC5FDF" w:rsidRDefault="00000000" w:rsidP="00D05ACE">
      <w:pPr>
        <w:jc w:val="center"/>
        <w:rPr>
          <w:b/>
          <w:bCs/>
        </w:rPr>
      </w:pPr>
      <m:oMath>
        <m:sSub>
          <m:sSubPr>
            <m:ctrlPr>
              <w:rPr>
                <w:rFonts w:ascii="Cambria Math" w:hAnsi="Cambria Math"/>
                <w:color w:val="000000"/>
                <w:highlight w:val="white"/>
              </w:rPr>
            </m:ctrlPr>
          </m:sSubPr>
          <m:e>
            <m:r>
              <w:rPr>
                <w:rFonts w:ascii="Cambria Math" w:hAnsi="Cambria Math"/>
                <w:color w:val="000000"/>
                <w:highlight w:val="white"/>
              </w:rPr>
              <m:t>F</m:t>
            </m:r>
          </m:e>
          <m:sub>
            <m:r>
              <w:rPr>
                <w:rFonts w:ascii="Cambria Math" w:hAnsi="Cambria Math"/>
                <w:color w:val="000000"/>
                <w:highlight w:val="white"/>
              </w:rPr>
              <m:t>DL</m:t>
            </m:r>
          </m:sub>
        </m:sSub>
        <m:r>
          <w:rPr>
            <w:rFonts w:ascii="Cambria Math" w:hAnsi="Cambria Math"/>
            <w:color w:val="000000"/>
            <w:highlight w:val="white"/>
          </w:rPr>
          <m:t>=</m:t>
        </m:r>
        <m:f>
          <m:fPr>
            <m:ctrlPr>
              <w:rPr>
                <w:rFonts w:ascii="Cambria Math" w:hAnsi="Cambria Math"/>
                <w:color w:val="000000"/>
                <w:highlight w:val="white"/>
              </w:rPr>
            </m:ctrlPr>
          </m:fPr>
          <m:num>
            <m:r>
              <w:rPr>
                <w:rFonts w:ascii="Cambria Math" w:hAnsi="Cambria Math"/>
                <w:color w:val="000000"/>
                <w:highlight w:val="white"/>
              </w:rPr>
              <m:t>1-2α-2ρ</m:t>
            </m:r>
          </m:num>
          <m:den>
            <m:r>
              <w:rPr>
                <w:rFonts w:ascii="Cambria Math" w:hAnsi="Cambria Math"/>
                <w:color w:val="000000"/>
                <w:highlight w:val="white"/>
              </w:rPr>
              <m:t>2(1-2α)</m:t>
            </m:r>
          </m:den>
        </m:f>
      </m:oMath>
      <w:bookmarkEnd w:id="18"/>
      <w:r w:rsidR="00090882" w:rsidRPr="00EF21D5">
        <w:rPr>
          <w:color w:val="000000"/>
          <w:highlight w:val="white"/>
        </w:rPr>
        <w:t xml:space="preserve"> </w:t>
      </w:r>
      <w:bookmarkStart w:id="20" w:name="_Toc138155261"/>
      <w:bookmarkStart w:id="21" w:name="_Toc138175923"/>
      <w:r w:rsidR="00090882" w:rsidRPr="00EF21D5">
        <w:rPr>
          <w:highlight w:val="white"/>
        </w:rPr>
        <w:t xml:space="preserve"> </w:t>
      </w:r>
      <w:bookmarkStart w:id="22" w:name="_heading=h.2jxsxqh" w:colFirst="0" w:colLast="0"/>
      <w:bookmarkEnd w:id="20"/>
      <w:bookmarkEnd w:id="21"/>
      <w:bookmarkEnd w:id="22"/>
      <w:r w:rsidR="00090882">
        <w:t xml:space="preserve"> </w:t>
      </w:r>
      <w:r w:rsidR="00090882" w:rsidRPr="00286424">
        <w:rPr>
          <w:b/>
          <w:bCs/>
        </w:rPr>
        <w:t>(</w:t>
      </w:r>
      <w:r w:rsidR="00090882" w:rsidRPr="00286424">
        <w:rPr>
          <w:b/>
          <w:bCs/>
        </w:rPr>
        <w:fldChar w:fldCharType="begin"/>
      </w:r>
      <w:r w:rsidR="00090882" w:rsidRPr="00286424">
        <w:rPr>
          <w:b/>
          <w:bCs/>
        </w:rPr>
        <w:instrText xml:space="preserve"> SEQ Equation \* ARABIC </w:instrText>
      </w:r>
      <w:r w:rsidR="00090882" w:rsidRPr="00286424">
        <w:rPr>
          <w:b/>
          <w:bCs/>
        </w:rPr>
        <w:fldChar w:fldCharType="separate"/>
      </w:r>
      <w:r w:rsidR="00090882">
        <w:rPr>
          <w:b/>
          <w:bCs/>
          <w:noProof/>
        </w:rPr>
        <w:t>2</w:t>
      </w:r>
      <w:r w:rsidR="00090882" w:rsidRPr="00286424">
        <w:rPr>
          <w:b/>
          <w:bCs/>
        </w:rPr>
        <w:fldChar w:fldCharType="end"/>
      </w:r>
      <w:r w:rsidR="00090882" w:rsidRPr="00286424">
        <w:rPr>
          <w:b/>
          <w:bCs/>
        </w:rPr>
        <w:t>)</w:t>
      </w:r>
    </w:p>
    <w:p w14:paraId="0BB26158" w14:textId="2376C950" w:rsidR="00EA6679" w:rsidRPr="00EA6679" w:rsidRDefault="00EA6679" w:rsidP="009D49C9">
      <w:r>
        <w:rPr>
          <w:highlight w:val="white"/>
        </w:rPr>
        <w:t xml:space="preserve">Assuming that D is indeed fixed in the population, the model predicts the </w:t>
      </w:r>
      <w:r w:rsidR="00090882" w:rsidRPr="00EF21D5">
        <w:rPr>
          <w:i/>
          <w:highlight w:val="white"/>
        </w:rPr>
        <w:t xml:space="preserve">true incidence </w:t>
      </w:r>
      <w:r w:rsidR="00090882" w:rsidRPr="00EF21D5">
        <w:rPr>
          <w:highlight w:val="white"/>
        </w:rPr>
        <w:t xml:space="preserve">of </w:t>
      </w:r>
      <w:r w:rsidR="00090882" w:rsidRPr="00405E20">
        <w:rPr>
          <w:highlight w:val="white"/>
        </w:rPr>
        <w:t>offspring handedness given parental</w:t>
      </w:r>
      <w:r w:rsidRPr="00405E20">
        <w:rPr>
          <w:highlight w:val="white"/>
        </w:rPr>
        <w:t xml:space="preserve"> matings</w:t>
      </w:r>
      <w:r w:rsidR="00090882" w:rsidRPr="00405E20">
        <w:rPr>
          <w:highlight w:val="white"/>
        </w:rPr>
        <w:t xml:space="preserve"> in</w:t>
      </w:r>
      <w:bookmarkStart w:id="23" w:name="_Toc146614811"/>
      <w:bookmarkStart w:id="24" w:name="_Toc147242185"/>
      <w:r w:rsidR="00405E20" w:rsidRPr="00405E20">
        <w:t xml:space="preserve"> </w:t>
      </w:r>
      <w:r w:rsidR="00405E20" w:rsidRPr="00405E20">
        <w:fldChar w:fldCharType="begin"/>
      </w:r>
      <w:r w:rsidR="00405E20" w:rsidRPr="00405E20">
        <w:instrText xml:space="preserve"> REF _Ref172120914 \h  \* MERGEFORMAT </w:instrText>
      </w:r>
      <w:r w:rsidR="00405E20" w:rsidRPr="00405E20">
        <w:fldChar w:fldCharType="separate"/>
      </w:r>
      <w:r w:rsidR="00405E20" w:rsidRPr="00405E20">
        <w:t xml:space="preserve">Table </w:t>
      </w:r>
      <w:r w:rsidR="00405E20" w:rsidRPr="00405E20">
        <w:rPr>
          <w:noProof/>
        </w:rPr>
        <w:t>1</w:t>
      </w:r>
      <w:r w:rsidR="00405E20" w:rsidRPr="00405E20">
        <w:fldChar w:fldCharType="end"/>
      </w:r>
      <w:r w:rsidR="00090882" w:rsidRPr="00EA6679">
        <w:t xml:space="preserve">. </w:t>
      </w:r>
      <w:bookmarkStart w:id="25" w:name="_heading=h.z337ya" w:colFirst="0" w:colLast="0"/>
      <w:bookmarkEnd w:id="25"/>
    </w:p>
    <w:p w14:paraId="44790EDF" w14:textId="6CA3C091" w:rsidR="00090882" w:rsidRPr="00EF21D5" w:rsidRDefault="00090882" w:rsidP="00CB5F62">
      <w:pPr>
        <w:pStyle w:val="Heading2"/>
      </w:pPr>
      <w:bookmarkStart w:id="26" w:name="_Toc164785456"/>
      <w:bookmarkStart w:id="27" w:name="_Toc171803949"/>
      <w:r w:rsidRPr="00EF21D5">
        <w:t>Adjust</w:t>
      </w:r>
      <w:r w:rsidR="00BD4FE1">
        <w:t>ment</w:t>
      </w:r>
      <w:r w:rsidRPr="00EF21D5">
        <w:t xml:space="preserve"> for criterion shift</w:t>
      </w:r>
      <w:bookmarkEnd w:id="23"/>
      <w:bookmarkEnd w:id="24"/>
      <w:bookmarkEnd w:id="26"/>
      <w:bookmarkEnd w:id="27"/>
    </w:p>
    <w:p w14:paraId="2BD8BAF4" w14:textId="77777777" w:rsidR="008661DD" w:rsidRDefault="008661DD" w:rsidP="00CB5F62">
      <w:r>
        <w:t>A</w:t>
      </w:r>
      <w:r w:rsidR="00090882" w:rsidRPr="00EF21D5">
        <w:t xml:space="preserve"> long-standing challenge in the field of lateralized hand usage </w:t>
      </w:r>
      <w:r>
        <w:t xml:space="preserve">is </w:t>
      </w:r>
      <w:r w:rsidR="00090882" w:rsidRPr="00EF21D5">
        <w:t>determining the exact behavior that defines this trait and how it should be measured (Marchant &amp; Mcgrew, 1998). This result</w:t>
      </w:r>
      <w:r>
        <w:t>s</w:t>
      </w:r>
      <w:r w:rsidR="00090882" w:rsidRPr="00EF21D5">
        <w:t xml:space="preserve"> in inconsistent use of methodologies across studies which, in turn, le</w:t>
      </w:r>
      <w:r>
        <w:t>a</w:t>
      </w:r>
      <w:r w:rsidR="00090882" w:rsidRPr="00EF21D5">
        <w:t xml:space="preserve">d to uncertainty as to whether any particular observed frequency reflects the population or the particular definition </w:t>
      </w:r>
      <w:r>
        <w:t xml:space="preserve">and assessment methodology </w:t>
      </w:r>
      <w:r w:rsidR="00090882" w:rsidRPr="00EF21D5">
        <w:t>of left-handed</w:t>
      </w:r>
      <w:r>
        <w:t>ness</w:t>
      </w:r>
      <w:r w:rsidR="00090882" w:rsidRPr="00EF21D5">
        <w:t xml:space="preserve"> (Porac, 2016). </w:t>
      </w:r>
      <w:r>
        <w:t>That is</w:t>
      </w:r>
      <w:r w:rsidR="00090882" w:rsidRPr="00EF21D5">
        <w:t>, by using different criteria</w:t>
      </w:r>
      <w:r>
        <w:t>,</w:t>
      </w:r>
      <w:r w:rsidR="00090882" w:rsidRPr="00EF21D5">
        <w:t xml:space="preserve"> </w:t>
      </w:r>
      <w:r>
        <w:t xml:space="preserve">one can measure </w:t>
      </w:r>
      <w:r w:rsidR="00090882" w:rsidRPr="00EF21D5">
        <w:t>different frequencies of left</w:t>
      </w:r>
      <w:r>
        <w:t xml:space="preserve"> </w:t>
      </w:r>
      <w:r w:rsidR="00090882" w:rsidRPr="00EF21D5">
        <w:t>handers, an effect termed ‘criterion shift’ (McManus, 1985; Annett, 1978). </w:t>
      </w:r>
    </w:p>
    <w:p w14:paraId="7471A94D" w14:textId="5C7554A1" w:rsidR="006C3657" w:rsidRDefault="00B70474" w:rsidP="00CB5F62">
      <w:pPr>
        <w:pStyle w:val="Heading3"/>
        <w:rPr>
          <w:highlight w:val="white"/>
        </w:rPr>
      </w:pPr>
      <w:r>
        <w:rPr>
          <w:highlight w:val="white"/>
        </w:rPr>
        <w:t>Adjustment in f</w:t>
      </w:r>
      <w:r w:rsidR="006C3657">
        <w:rPr>
          <w:highlight w:val="white"/>
        </w:rPr>
        <w:t>amilial data</w:t>
      </w:r>
    </w:p>
    <w:p w14:paraId="7227F5E6" w14:textId="49203A84" w:rsidR="00090882" w:rsidRPr="00AB33B4" w:rsidRDefault="008661DD" w:rsidP="00CB5F62">
      <w:r>
        <w:rPr>
          <w:highlight w:val="white"/>
        </w:rPr>
        <w:t>T</w:t>
      </w:r>
      <w:r w:rsidR="00090882" w:rsidRPr="00EF21D5">
        <w:rPr>
          <w:highlight w:val="white"/>
        </w:rPr>
        <w:t xml:space="preserve">o address </w:t>
      </w:r>
      <w:r>
        <w:t xml:space="preserve">this </w:t>
      </w:r>
      <w:r w:rsidR="00090882" w:rsidRPr="00EF21D5">
        <w:t>criterion shift</w:t>
      </w:r>
      <w:r w:rsidR="00090882" w:rsidRPr="00EF21D5">
        <w:rPr>
          <w:highlight w:val="white"/>
        </w:rPr>
        <w:t>, MacManus (1985) proposed</w:t>
      </w:r>
      <w:r>
        <w:t xml:space="preserve"> the following procedure, which was adopted by Laland et al. (1995, Appendix </w:t>
      </w:r>
      <w:r w:rsidR="00AB164D">
        <w:t>3</w:t>
      </w:r>
      <w:r>
        <w:t>)</w:t>
      </w:r>
      <w:r w:rsidR="00090882" w:rsidRPr="00EF21D5">
        <w:t xml:space="preserve">. </w:t>
      </w:r>
      <w:r w:rsidR="0042127B">
        <w:rPr>
          <w:highlight w:val="white"/>
        </w:rPr>
        <w:t xml:space="preserve">We </w:t>
      </w:r>
      <w:r w:rsidR="00090882" w:rsidRPr="00EF21D5">
        <w:rPr>
          <w:highlight w:val="white"/>
        </w:rPr>
        <w:t xml:space="preserve">adjust a matrix </w:t>
      </w:r>
      <w:r w:rsidR="00090882" w:rsidRPr="0042127B">
        <w:rPr>
          <w:i/>
          <w:iCs/>
          <w:highlight w:val="white"/>
        </w:rPr>
        <w:t>T</w:t>
      </w:r>
      <w:r w:rsidR="0042127B" w:rsidRPr="0042127B">
        <w:rPr>
          <w:highlight w:val="white"/>
        </w:rPr>
        <w:t xml:space="preserve"> </w:t>
      </w:r>
      <w:r w:rsidR="0042127B">
        <w:rPr>
          <w:highlight w:val="white"/>
        </w:rPr>
        <w:t xml:space="preserve">of </w:t>
      </w:r>
      <w:r w:rsidR="00090882" w:rsidRPr="00EF21D5">
        <w:rPr>
          <w:highlight w:val="white"/>
        </w:rPr>
        <w:t xml:space="preserve">expected </w:t>
      </w:r>
      <w:r w:rsidR="0042127B">
        <w:rPr>
          <w:highlight w:val="white"/>
        </w:rPr>
        <w:t>frequencies</w:t>
      </w:r>
      <w:r w:rsidR="00090882" w:rsidRPr="00EF21D5">
        <w:rPr>
          <w:highlight w:val="white"/>
        </w:rPr>
        <w:t xml:space="preserve"> of a tru</w:t>
      </w:r>
      <w:r w:rsidR="0042127B">
        <w:rPr>
          <w:highlight w:val="white"/>
        </w:rPr>
        <w:t>e</w:t>
      </w:r>
      <w:r w:rsidR="00090882" w:rsidRPr="00EF21D5">
        <w:rPr>
          <w:highlight w:val="white"/>
        </w:rPr>
        <w:t xml:space="preserve"> right- and left-handed offspring born to tru</w:t>
      </w:r>
      <w:r w:rsidR="0042127B">
        <w:rPr>
          <w:highlight w:val="white"/>
        </w:rPr>
        <w:t>e</w:t>
      </w:r>
      <w:r w:rsidR="00090882" w:rsidRPr="00EF21D5">
        <w:rPr>
          <w:highlight w:val="white"/>
        </w:rPr>
        <w:t xml:space="preserve"> right-handed, left-handed, and mixed-handed parents</w:t>
      </w:r>
      <w:r w:rsidR="008931FB">
        <w:t>,</w:t>
      </w:r>
    </w:p>
    <w:p w14:paraId="02117D1B" w14:textId="192341EA" w:rsidR="00090882" w:rsidRPr="00EF21D5" w:rsidRDefault="0038639B" w:rsidP="00CB5F62">
      <w:pPr>
        <w:rPr>
          <w:rFonts w:ascii="Calibri" w:hAnsi="Calibri"/>
          <w:shd w:val="clear" w:color="auto" w:fill="FFFFFF"/>
        </w:rPr>
      </w:pPr>
      <m:oMathPara>
        <m:oMath>
          <m:r>
            <w:rPr>
              <w:rFonts w:ascii="Cambria Math" w:hAnsi="Cambria Math"/>
              <w:shd w:val="clear" w:color="auto" w:fill="FFFFFF"/>
            </w:rPr>
            <m:t>T</m:t>
          </m:r>
          <m:r>
            <m:rPr>
              <m:sty m:val="p"/>
            </m:rPr>
            <w:rPr>
              <w:rFonts w:ascii="Cambria Math" w:hAnsi="Cambria Math"/>
              <w:shd w:val="clear" w:color="auto" w:fill="FFFFFF"/>
            </w:rPr>
            <m:t>=</m:t>
          </m:r>
          <m:d>
            <m:dPr>
              <m:ctrlPr>
                <w:rPr>
                  <w:rFonts w:ascii="Cambria Math" w:hAnsi="Cambria Math"/>
                  <w:shd w:val="clear" w:color="auto" w:fill="FFFFFF"/>
                </w:rPr>
              </m:ctrlPr>
            </m:dPr>
            <m:e>
              <m:m>
                <m:mPr>
                  <m:mcs>
                    <m:mc>
                      <m:mcPr>
                        <m:count m:val="2"/>
                        <m:mcJc m:val="center"/>
                      </m:mcPr>
                    </m:mc>
                  </m:mcs>
                  <m:ctrlPr>
                    <w:rPr>
                      <w:rFonts w:ascii="Cambria Math" w:hAnsi="Cambria Math"/>
                      <w:shd w:val="clear" w:color="auto" w:fill="FFFFFF"/>
                    </w:rPr>
                  </m:ctrlPr>
                </m:mPr>
                <m:mr>
                  <m:e>
                    <m:r>
                      <w:rPr>
                        <w:rFonts w:ascii="Cambria Math" w:hAnsi="Cambria Math"/>
                        <w:shd w:val="clear" w:color="auto" w:fill="FFFFFF"/>
                      </w:rPr>
                      <m:t>p</m:t>
                    </m:r>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e>
                    </m:d>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e>
                </m:mr>
                <m:mr>
                  <m:e>
                    <m:r>
                      <w:rPr>
                        <w:rFonts w:ascii="Cambria Math" w:hAnsi="Cambria Math"/>
                        <w:shd w:val="clear" w:color="auto" w:fill="FFFFFF"/>
                      </w:rPr>
                      <m:t>p</m:t>
                    </m:r>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e>
                    </m:d>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e>
                </m:mr>
                <m:mr>
                  <m:e>
                    <m:r>
                      <w:rPr>
                        <w:rFonts w:ascii="Cambria Math" w:hAnsi="Cambria Math"/>
                        <w:shd w:val="clear" w:color="auto" w:fill="FFFFFF"/>
                      </w:rPr>
                      <m:t>p</m:t>
                    </m:r>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e>
                    </m:d>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e>
                </m:mr>
              </m:m>
            </m:e>
          </m:d>
          <m:r>
            <m:rPr>
              <m:sty m:val="p"/>
            </m:rPr>
            <w:rPr>
              <w:rFonts w:ascii="Cambria Math" w:hAnsi="Cambria Math"/>
              <w:shd w:val="clear" w:color="auto" w:fill="FFFFFF"/>
            </w:rPr>
            <m:t>,</m:t>
          </m:r>
        </m:oMath>
      </m:oMathPara>
    </w:p>
    <w:p w14:paraId="73F934B8" w14:textId="25101B2A" w:rsidR="00090882" w:rsidRPr="00EF21D5" w:rsidRDefault="008931FB" w:rsidP="00CB5F62">
      <w:pPr>
        <w:rPr>
          <w:highlight w:val="white"/>
        </w:rPr>
      </w:pPr>
      <w:r>
        <w:rPr>
          <w:highlight w:val="white"/>
        </w:rPr>
        <w:t xml:space="preserve">which is determined by the model parameters via Table 2, </w:t>
      </w:r>
      <w:r w:rsidRPr="00EF21D5">
        <w:rPr>
          <w:highlight w:val="white"/>
        </w:rPr>
        <w:t xml:space="preserve">to a matrix </w:t>
      </w:r>
      <w:r>
        <w:rPr>
          <w:highlight w:val="white"/>
        </w:rPr>
        <w:t xml:space="preserve">of </w:t>
      </w:r>
      <w:r w:rsidRPr="0042127B">
        <w:rPr>
          <w:i/>
          <w:iCs/>
          <w:highlight w:val="white"/>
        </w:rPr>
        <w:t>M</w:t>
      </w:r>
      <w:r>
        <w:rPr>
          <w:highlight w:val="white"/>
        </w:rPr>
        <w:t xml:space="preserve"> of expected frequencies of </w:t>
      </w:r>
      <w:r w:rsidRPr="00EF21D5">
        <w:rPr>
          <w:highlight w:val="white"/>
        </w:rPr>
        <w:t>offspring measured as right- or left-handed born to parents measured as right-handed, left-handed, and mixed-handed</w:t>
      </w:r>
      <w:r>
        <w:rPr>
          <w:highlight w:val="white"/>
        </w:rPr>
        <w:t>,</w:t>
      </w:r>
    </w:p>
    <w:p w14:paraId="5452D41E" w14:textId="5958B462" w:rsidR="00090882" w:rsidRPr="00AB33B4" w:rsidRDefault="0038639B" w:rsidP="00CB5F62">
      <w:pPr>
        <w:rPr>
          <w:shd w:val="clear" w:color="auto" w:fill="FFFFFF"/>
        </w:rPr>
      </w:pPr>
      <m:oMathPara>
        <m:oMath>
          <m:r>
            <w:rPr>
              <w:rFonts w:ascii="Cambria Math" w:hAnsi="Cambria Math"/>
              <w:shd w:val="clear" w:color="auto" w:fill="FFFFFF"/>
            </w:rPr>
            <w:lastRenderedPageBreak/>
            <m:t>M</m:t>
          </m:r>
          <m:r>
            <m:rPr>
              <m:sty m:val="p"/>
            </m:rPr>
            <w:rPr>
              <w:rFonts w:ascii="Cambria Math" w:hAnsi="Cambria Math"/>
              <w:shd w:val="clear" w:color="auto" w:fill="FFFFFF"/>
            </w:rPr>
            <m:t>=</m:t>
          </m:r>
          <m:d>
            <m:dPr>
              <m:ctrlPr>
                <w:rPr>
                  <w:rFonts w:ascii="Cambria Math" w:hAnsi="Cambria Math"/>
                  <w:shd w:val="clear" w:color="auto" w:fill="FFFFFF"/>
                </w:rPr>
              </m:ctrlPr>
            </m:dPr>
            <m:e>
              <m:m>
                <m:mPr>
                  <m:mcs>
                    <m:mc>
                      <m:mcPr>
                        <m:count m:val="2"/>
                        <m:mcJc m:val="center"/>
                      </m:mcPr>
                    </m:mc>
                  </m:mcs>
                  <m:ctrlPr>
                    <w:rPr>
                      <w:rFonts w:ascii="Cambria Math" w:hAnsi="Cambria Math"/>
                      <w:shd w:val="clear" w:color="auto" w:fill="FFFFFF"/>
                    </w:rPr>
                  </m:ctrlPr>
                </m:mPr>
                <m:mr>
                  <m:e>
                    <m:r>
                      <w:rPr>
                        <w:rFonts w:ascii="Cambria Math" w:hAnsi="Cambria Math"/>
                        <w:shd w:val="clear" w:color="auto" w:fill="FFFFFF"/>
                      </w:rPr>
                      <m:t>p</m:t>
                    </m:r>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m</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m</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m</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e>
                    </m:d>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m</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m</m:t>
                        </m:r>
                      </m:sub>
                    </m:sSub>
                    <m:r>
                      <m:rPr>
                        <m:sty m:val="p"/>
                      </m:rPr>
                      <w:rPr>
                        <w:rFonts w:ascii="Cambria Math" w:hAnsi="Cambria Math"/>
                        <w:shd w:val="clear" w:color="auto" w:fill="FFFFFF"/>
                      </w:rPr>
                      <m:t>)</m:t>
                    </m:r>
                  </m:e>
                </m:mr>
                <m:mr>
                  <m:e>
                    <m:r>
                      <w:rPr>
                        <w:rFonts w:ascii="Cambria Math" w:hAnsi="Cambria Math"/>
                        <w:shd w:val="clear" w:color="auto" w:fill="FFFFFF"/>
                      </w:rPr>
                      <m:t>p</m:t>
                    </m:r>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m</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m</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e>
                    </m:d>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m</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r>
                      <m:rPr>
                        <m:sty m:val="p"/>
                      </m:rPr>
                      <w:rPr>
                        <w:rFonts w:ascii="Cambria Math" w:hAnsi="Cambria Math"/>
                        <w:shd w:val="clear" w:color="auto" w:fill="FFFFFF"/>
                      </w:rPr>
                      <m:t>)</m:t>
                    </m:r>
                  </m:e>
                </m:mr>
                <m:mr>
                  <m:e>
                    <m:r>
                      <w:rPr>
                        <w:rFonts w:ascii="Cambria Math" w:hAnsi="Cambria Math"/>
                        <w:shd w:val="clear" w:color="auto" w:fill="FFFFFF"/>
                      </w:rPr>
                      <m:t>p</m:t>
                    </m:r>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m</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e>
                    </m:d>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m</m:t>
                        </m:r>
                      </m:sub>
                    </m:sSub>
                    <m:r>
                      <m:rPr>
                        <m:sty m:val="p"/>
                      </m:rPr>
                      <w:rPr>
                        <w:rFonts w:ascii="Cambria Math" w:hAnsi="Cambria Math"/>
                        <w:shd w:val="clear" w:color="auto" w:fill="FFFFFF"/>
                      </w:rPr>
                      <m:t>)</m:t>
                    </m:r>
                  </m:e>
                </m:mr>
              </m:m>
            </m:e>
          </m:d>
        </m:oMath>
      </m:oMathPara>
    </w:p>
    <w:p w14:paraId="093869C4" w14:textId="1938B39A" w:rsidR="008931FB" w:rsidRDefault="00090882" w:rsidP="00CB5F62">
      <w:r w:rsidRPr="00EF21D5">
        <w:rPr>
          <w:highlight w:val="white"/>
        </w:rPr>
        <w:t xml:space="preserve">This procedure assumes that there is a </w:t>
      </w:r>
      <w:r w:rsidRPr="00EF21D5">
        <w:rPr>
          <w:i/>
          <w:highlight w:val="white"/>
        </w:rPr>
        <w:t>true incidence</w:t>
      </w:r>
      <w:r w:rsidRPr="00EF21D5">
        <w:rPr>
          <w:highlight w:val="white"/>
        </w:rPr>
        <w:t xml:space="preserve"> of left handers in the population</w:t>
      </w:r>
      <w:r w:rsidR="0042127B">
        <w:rPr>
          <w:highlight w:val="white"/>
        </w:rPr>
        <w:t xml:space="preserve">, </w:t>
      </w:r>
      <w:r w:rsidR="0042127B">
        <w:rPr>
          <w:i/>
          <w:iCs/>
          <w:highlight w:val="white"/>
        </w:rPr>
        <w:t>t</w:t>
      </w:r>
      <w:r w:rsidRPr="00EF21D5">
        <w:rPr>
          <w:highlight w:val="white"/>
        </w:rPr>
        <w:t>, which does not vary across studies and generations. In Laland</w:t>
      </w:r>
      <w:r w:rsidR="0042127B">
        <w:rPr>
          <w:highlight w:val="white"/>
        </w:rPr>
        <w:t xml:space="preserve"> et al.</w:t>
      </w:r>
      <w:r w:rsidRPr="00EF21D5">
        <w:rPr>
          <w:highlight w:val="white"/>
        </w:rPr>
        <w:t xml:space="preserve">, </w:t>
      </w:r>
      <w:r w:rsidRPr="00EF21D5">
        <w:rPr>
          <w:color w:val="222222"/>
          <w:highlight w:val="white"/>
        </w:rPr>
        <w:t xml:space="preserve">this </w:t>
      </w:r>
      <w:r w:rsidRPr="00EF21D5">
        <w:rPr>
          <w:i/>
          <w:color w:val="222222"/>
          <w:highlight w:val="white"/>
        </w:rPr>
        <w:t>true incidence</w:t>
      </w:r>
      <w:r w:rsidRPr="00EF21D5">
        <w:rPr>
          <w:color w:val="222222"/>
          <w:highlight w:val="white"/>
        </w:rPr>
        <w:t xml:space="preserve"> is </w:t>
      </w:r>
      <w:r w:rsidR="0042127B">
        <w:rPr>
          <w:color w:val="222222"/>
          <w:highlight w:val="white"/>
        </w:rPr>
        <w:t xml:space="preserve">determined by the model parameter via </w:t>
      </w:r>
      <w:r w:rsidRPr="00EF21D5">
        <w:rPr>
          <w:color w:val="222222"/>
          <w:highlight w:val="white"/>
        </w:rPr>
        <w:t xml:space="preserve">the equilibrium </w:t>
      </w:r>
      <w:r w:rsidR="0042127B">
        <w:rPr>
          <w:color w:val="222222"/>
          <w:highlight w:val="white"/>
        </w:rPr>
        <w:t xml:space="preserve">equations </w:t>
      </w:r>
      <w:r w:rsidRPr="00EF21D5">
        <w:rPr>
          <w:highlight w:val="white"/>
        </w:rPr>
        <w:t>(eqs.</w:t>
      </w:r>
      <w:r w:rsidR="0042127B">
        <w:rPr>
          <w:highlight w:val="white"/>
        </w:rPr>
        <w:t> </w:t>
      </w:r>
      <w:r w:rsidRPr="00EF21D5">
        <w:rPr>
          <w:highlight w:val="white"/>
        </w:rPr>
        <w:t>1</w:t>
      </w:r>
      <w:r w:rsidRPr="00EF21D5">
        <w:rPr>
          <w:color w:val="222222"/>
          <w:highlight w:val="white"/>
        </w:rPr>
        <w:t>-2</w:t>
      </w:r>
      <w:r w:rsidR="0042127B">
        <w:rPr>
          <w:color w:val="222222"/>
          <w:highlight w:val="white"/>
        </w:rPr>
        <w:t>)</w:t>
      </w:r>
      <w:r w:rsidRPr="00EF21D5">
        <w:rPr>
          <w:color w:val="222222"/>
          <w:highlight w:val="white"/>
        </w:rPr>
        <w:t xml:space="preserve">. </w:t>
      </w:r>
      <w:r w:rsidRPr="00EF21D5">
        <w:rPr>
          <w:highlight w:val="white"/>
        </w:rPr>
        <w:t xml:space="preserve">In any given study, the </w:t>
      </w:r>
      <w:r w:rsidRPr="00EF21D5">
        <w:rPr>
          <w:i/>
          <w:highlight w:val="white"/>
        </w:rPr>
        <w:t>measured incidence</w:t>
      </w:r>
      <w:r w:rsidRPr="00EF21D5">
        <w:rPr>
          <w:highlight w:val="white"/>
        </w:rPr>
        <w:t xml:space="preserve"> of left-handers observed in the data </w:t>
      </w:r>
      <w:r w:rsidRPr="00EF21D5">
        <w:rPr>
          <w:rFonts w:ascii="Arial" w:hAnsi="Arial" w:cs="Arial"/>
          <w:color w:val="222222"/>
          <w:highlight w:val="white"/>
        </w:rPr>
        <w:t>​​</w:t>
      </w:r>
      <w:r w:rsidRPr="00EF21D5">
        <w:rPr>
          <w:color w:val="222222"/>
          <w:highlight w:val="white"/>
        </w:rPr>
        <w:t>in the parent generation</w:t>
      </w:r>
      <w:r w:rsidR="0042127B">
        <w:rPr>
          <w:color w:val="222222"/>
          <w:highlight w:val="white"/>
        </w:rPr>
        <w:t xml:space="preserve">, </w:t>
      </w:r>
      <w:r w:rsidR="0042127B" w:rsidRPr="0042127B">
        <w:rPr>
          <w:i/>
          <w:iCs/>
          <w:color w:val="222222"/>
          <w:highlight w:val="white"/>
        </w:rPr>
        <w:t>m</w:t>
      </w:r>
      <w:r w:rsidR="0042127B" w:rsidRPr="0042127B">
        <w:rPr>
          <w:i/>
          <w:iCs/>
          <w:color w:val="222222"/>
          <w:highlight w:val="white"/>
          <w:vertAlign w:val="subscript"/>
        </w:rPr>
        <w:t>p</w:t>
      </w:r>
      <w:r w:rsidR="0042127B">
        <w:rPr>
          <w:color w:val="222222"/>
          <w:highlight w:val="white"/>
        </w:rPr>
        <w:t xml:space="preserve">, </w:t>
      </w:r>
      <w:r w:rsidRPr="0042127B">
        <w:rPr>
          <w:color w:val="222222"/>
          <w:highlight w:val="white"/>
        </w:rPr>
        <w:t>and</w:t>
      </w:r>
      <w:r w:rsidRPr="00EF21D5">
        <w:rPr>
          <w:color w:val="222222"/>
          <w:highlight w:val="white"/>
        </w:rPr>
        <w:t xml:space="preserve"> </w:t>
      </w:r>
      <w:r w:rsidR="0042127B">
        <w:rPr>
          <w:color w:val="222222"/>
          <w:highlight w:val="white"/>
        </w:rPr>
        <w:t xml:space="preserve">in the </w:t>
      </w:r>
      <w:r w:rsidRPr="00EF21D5">
        <w:rPr>
          <w:color w:val="222222"/>
          <w:highlight w:val="white"/>
        </w:rPr>
        <w:t>offspring generation</w:t>
      </w:r>
      <w:r w:rsidR="0042127B">
        <w:rPr>
          <w:color w:val="222222"/>
          <w:highlight w:val="white"/>
        </w:rPr>
        <w:t xml:space="preserve">, </w:t>
      </w:r>
      <w:r w:rsidR="0042127B" w:rsidRPr="0042127B">
        <w:rPr>
          <w:i/>
          <w:iCs/>
          <w:color w:val="222222"/>
          <w:highlight w:val="white"/>
        </w:rPr>
        <w:t>m</w:t>
      </w:r>
      <w:r w:rsidR="0042127B" w:rsidRPr="0042127B">
        <w:rPr>
          <w:i/>
          <w:iCs/>
          <w:color w:val="222222"/>
          <w:highlight w:val="white"/>
          <w:vertAlign w:val="subscript"/>
        </w:rPr>
        <w:t>o</w:t>
      </w:r>
      <w:r w:rsidRPr="00EF21D5">
        <w:rPr>
          <w:color w:val="222222"/>
          <w:highlight w:val="white"/>
        </w:rPr>
        <w:t xml:space="preserve">, might deviate from the true </w:t>
      </w:r>
      <w:r w:rsidR="0042127B">
        <w:rPr>
          <w:color w:val="222222"/>
          <w:highlight w:val="white"/>
        </w:rPr>
        <w:t xml:space="preserve">incidence, </w:t>
      </w:r>
      <w:r w:rsidR="0042127B">
        <w:rPr>
          <w:i/>
          <w:iCs/>
          <w:color w:val="222222"/>
          <w:highlight w:val="white"/>
        </w:rPr>
        <w:t>t</w:t>
      </w:r>
      <w:r w:rsidR="0042127B">
        <w:rPr>
          <w:color w:val="222222"/>
          <w:highlight w:val="white"/>
        </w:rPr>
        <w:t>, due to criterion shift.</w:t>
      </w:r>
      <w:r w:rsidRPr="00EF21D5">
        <w:rPr>
          <w:highlight w:val="white"/>
        </w:rPr>
        <w:t xml:space="preserve"> Therefore, some true left-handers might be classified as right-handers and vice</w:t>
      </w:r>
      <w:r w:rsidR="0042127B">
        <w:rPr>
          <w:highlight w:val="white"/>
        </w:rPr>
        <w:t>-</w:t>
      </w:r>
      <w:r w:rsidRPr="00EF21D5">
        <w:rPr>
          <w:highlight w:val="white"/>
        </w:rPr>
        <w:t xml:space="preserve">versa. These </w:t>
      </w:r>
      <w:r w:rsidR="0042127B">
        <w:rPr>
          <w:highlight w:val="white"/>
        </w:rPr>
        <w:t xml:space="preserve">errors </w:t>
      </w:r>
      <w:r w:rsidRPr="00EF21D5">
        <w:rPr>
          <w:highlight w:val="white"/>
        </w:rPr>
        <w:t xml:space="preserve">are </w:t>
      </w:r>
      <w:r w:rsidR="008931FB">
        <w:rPr>
          <w:highlight w:val="white"/>
        </w:rPr>
        <w:t xml:space="preserve">assumed to be </w:t>
      </w:r>
      <w:r w:rsidRPr="00EF21D5">
        <w:rPr>
          <w:highlight w:val="white"/>
        </w:rPr>
        <w:t xml:space="preserve">mutually exclusive and collectively exhaustive: only one can </w:t>
      </w:r>
      <w:r w:rsidR="008931FB">
        <w:rPr>
          <w:highlight w:val="white"/>
        </w:rPr>
        <w:t>occur</w:t>
      </w:r>
      <w:r w:rsidRPr="00EF21D5">
        <w:rPr>
          <w:highlight w:val="white"/>
        </w:rPr>
        <w:t xml:space="preserve"> at a time, and it will account for the discrepancy completely. </w:t>
      </w:r>
    </w:p>
    <w:p w14:paraId="0959BD83" w14:textId="164D5E7F" w:rsidR="00090882" w:rsidRPr="00EF21D5" w:rsidRDefault="008931FB" w:rsidP="00CB5F62">
      <w:pPr>
        <w:rPr>
          <w:highlight w:val="white"/>
        </w:rPr>
      </w:pPr>
      <w:r>
        <w:t xml:space="preserve">The </w:t>
      </w:r>
      <w:r w:rsidR="00090882" w:rsidRPr="00EF21D5">
        <w:rPr>
          <w:highlight w:val="white"/>
        </w:rPr>
        <w:t>parent and offspring generation</w:t>
      </w:r>
      <w:r>
        <w:rPr>
          <w:highlight w:val="white"/>
        </w:rPr>
        <w:t>s</w:t>
      </w:r>
      <w:r w:rsidR="00090882" w:rsidRPr="00EF21D5">
        <w:rPr>
          <w:highlight w:val="white"/>
        </w:rPr>
        <w:t xml:space="preserve"> </w:t>
      </w:r>
      <w:r>
        <w:rPr>
          <w:highlight w:val="white"/>
        </w:rPr>
        <w:t xml:space="preserve">are </w:t>
      </w:r>
      <w:r w:rsidR="00090882" w:rsidRPr="00EF21D5">
        <w:rPr>
          <w:highlight w:val="white"/>
        </w:rPr>
        <w:t xml:space="preserve">adjusted separately, as a discrepancy between </w:t>
      </w:r>
      <w:r w:rsidR="00090882" w:rsidRPr="00EF21D5">
        <w:rPr>
          <w:i/>
          <w:highlight w:val="white"/>
        </w:rPr>
        <w:t>true</w:t>
      </w:r>
      <w:r w:rsidR="00090882" w:rsidRPr="00EF21D5">
        <w:rPr>
          <w:highlight w:val="white"/>
        </w:rPr>
        <w:t xml:space="preserve"> and </w:t>
      </w:r>
      <w:r w:rsidR="00090882" w:rsidRPr="00EF21D5">
        <w:rPr>
          <w:i/>
          <w:highlight w:val="white"/>
        </w:rPr>
        <w:t>measured incidence</w:t>
      </w:r>
      <w:r w:rsidR="00090882" w:rsidRPr="00EF21D5">
        <w:rPr>
          <w:highlight w:val="white"/>
        </w:rPr>
        <w:t xml:space="preserve"> can occur independently in each</w:t>
      </w:r>
      <w:r>
        <w:rPr>
          <w:highlight w:val="white"/>
        </w:rPr>
        <w:t xml:space="preserve"> generation</w:t>
      </w:r>
      <w:r w:rsidR="00090882" w:rsidRPr="00EF21D5">
        <w:rPr>
          <w:highlight w:val="white"/>
        </w:rPr>
        <w:t>.</w:t>
      </w:r>
      <w:r w:rsidR="00090882" w:rsidRPr="00EF21D5">
        <w:t xml:space="preserve"> </w:t>
      </w:r>
      <w:r w:rsidR="00090882" w:rsidRPr="008931FB">
        <w:rPr>
          <w:i/>
          <w:iCs/>
        </w:rPr>
        <w:t>P</w:t>
      </w:r>
      <w:r w:rsidR="00090882" w:rsidRPr="00EF21D5">
        <w:t xml:space="preserve"> and </w:t>
      </w:r>
      <w:r w:rsidR="00090882" w:rsidRPr="008931FB">
        <w:rPr>
          <w:i/>
          <w:iCs/>
        </w:rPr>
        <w:t>O</w:t>
      </w:r>
      <w:r w:rsidR="00090882" w:rsidRPr="00EF21D5">
        <w:rPr>
          <w:highlight w:val="white"/>
        </w:rPr>
        <w:t xml:space="preserve"> are transition matrices that operate on parent and offspring frequencies, respectively</w:t>
      </w:r>
      <w:r>
        <w:rPr>
          <w:highlight w:val="white"/>
        </w:rPr>
        <w:t>, such that the adjustment is given by</w:t>
      </w:r>
    </w:p>
    <w:p w14:paraId="52C7FEAA" w14:textId="7DDAAD3B" w:rsidR="00090882" w:rsidRDefault="0038639B" w:rsidP="00E31C00">
      <w:pPr>
        <w:jc w:val="center"/>
      </w:pPr>
      <w:bookmarkStart w:id="28" w:name="_Ref177996176"/>
      <m:oMath>
        <m:r>
          <w:rPr>
            <w:rFonts w:ascii="Cambria Math" w:hAnsi="Cambria Math"/>
            <w:color w:val="222222"/>
            <w:highlight w:val="white"/>
          </w:rPr>
          <m:t>M=PTO</m:t>
        </m:r>
        <m:r>
          <m:rPr>
            <m:sty m:val="p"/>
          </m:rPr>
          <w:rPr>
            <w:rFonts w:ascii="Cambria Math" w:hAnsi="Cambria Math"/>
          </w:rPr>
          <m:t xml:space="preserve"> </m:t>
        </m:r>
      </m:oMath>
      <w:r w:rsidR="008F6AED">
        <w:rPr>
          <w:rFonts w:ascii="Calibri" w:hAnsi="Calibri"/>
        </w:rPr>
        <w:t xml:space="preserve">                 </w:t>
      </w:r>
      <w:r w:rsidR="00090882" w:rsidRPr="00674E4F">
        <w:rPr>
          <w:b/>
          <w:bCs/>
        </w:rPr>
        <w:t>(</w:t>
      </w:r>
      <w:r w:rsidR="00090882" w:rsidRPr="00674E4F">
        <w:rPr>
          <w:b/>
          <w:bCs/>
        </w:rPr>
        <w:fldChar w:fldCharType="begin"/>
      </w:r>
      <w:r w:rsidR="00090882" w:rsidRPr="00674E4F">
        <w:rPr>
          <w:b/>
          <w:bCs/>
        </w:rPr>
        <w:instrText xml:space="preserve"> SEQ Equation \* ARABIC </w:instrText>
      </w:r>
      <w:r w:rsidR="00090882" w:rsidRPr="00674E4F">
        <w:rPr>
          <w:b/>
          <w:bCs/>
        </w:rPr>
        <w:fldChar w:fldCharType="separate"/>
      </w:r>
      <w:r w:rsidR="00090882" w:rsidRPr="00674E4F">
        <w:rPr>
          <w:b/>
          <w:bCs/>
          <w:noProof/>
        </w:rPr>
        <w:t>3</w:t>
      </w:r>
      <w:r w:rsidR="00090882" w:rsidRPr="00674E4F">
        <w:rPr>
          <w:b/>
          <w:bCs/>
        </w:rPr>
        <w:fldChar w:fldCharType="end"/>
      </w:r>
      <w:bookmarkEnd w:id="28"/>
      <w:r w:rsidR="00090882" w:rsidRPr="00674E4F">
        <w:rPr>
          <w:b/>
          <w:bCs/>
        </w:rPr>
        <w:t>)</w:t>
      </w:r>
    </w:p>
    <w:p w14:paraId="514FE459" w14:textId="6F0BE955" w:rsidR="00090882" w:rsidRPr="008931FB" w:rsidRDefault="008931FB" w:rsidP="00CB5F62">
      <w:pPr>
        <w:rPr>
          <w:highlight w:val="white"/>
        </w:rPr>
      </w:pPr>
      <w:r>
        <w:rPr>
          <w:highlight w:val="white"/>
        </w:rPr>
        <w:t xml:space="preserve">Assuming </w:t>
      </w:r>
      <w:r w:rsidR="00090882" w:rsidRPr="00EF21D5">
        <w:rPr>
          <w:highlight w:val="white"/>
        </w:rPr>
        <w:t xml:space="preserve">that the </w:t>
      </w:r>
      <w:r>
        <w:rPr>
          <w:highlight w:val="white"/>
        </w:rPr>
        <w:t>true frequency</w:t>
      </w:r>
      <w:r w:rsidR="00090882" w:rsidRPr="00EF21D5">
        <w:rPr>
          <w:highlight w:val="white"/>
        </w:rPr>
        <w:t xml:space="preserve"> of</w:t>
      </w:r>
      <w:r>
        <w:rPr>
          <w:highlight w:val="white"/>
        </w:rPr>
        <w:t xml:space="preserve"> each</w:t>
      </w:r>
      <w:r w:rsidR="00090882" w:rsidRPr="00EF21D5">
        <w:rPr>
          <w:highlight w:val="white"/>
        </w:rPr>
        <w:t xml:space="preserve"> </w:t>
      </w:r>
      <w:r>
        <w:rPr>
          <w:highlight w:val="white"/>
        </w:rPr>
        <w:t>parental mating</w:t>
      </w:r>
      <w:r w:rsidR="00090882" w:rsidRPr="00EF21D5">
        <w:rPr>
          <w:highlight w:val="white"/>
        </w:rPr>
        <w:t xml:space="preserve"> </w:t>
      </w:r>
      <w:r>
        <w:rPr>
          <w:highlight w:val="white"/>
        </w:rPr>
        <w:t xml:space="preserve">given the </w:t>
      </w:r>
      <w:r w:rsidR="00090882" w:rsidRPr="00EF21D5">
        <w:rPr>
          <w:highlight w:val="white"/>
        </w:rPr>
        <w:t xml:space="preserve">measured </w:t>
      </w:r>
      <w:r>
        <w:rPr>
          <w:highlight w:val="white"/>
        </w:rPr>
        <w:t xml:space="preserve">one </w:t>
      </w:r>
      <w:r w:rsidR="00090882" w:rsidRPr="00EF21D5">
        <w:rPr>
          <w:highlight w:val="white"/>
        </w:rPr>
        <w:t>is equal and independent among the parents, matrix P is given by</w:t>
      </w:r>
    </w:p>
    <w:p w14:paraId="447A4C87" w14:textId="059CECA3" w:rsidR="00090882" w:rsidRPr="00EF21D5" w:rsidRDefault="0038639B" w:rsidP="00CB5F62">
      <m:oMathPara>
        <m:oMath>
          <m:r>
            <w:rPr>
              <w:rFonts w:ascii="Cambria Math" w:hAnsi="Cambria Math"/>
            </w:rPr>
            <m:t>P</m:t>
          </m:r>
          <m:r>
            <m:rPr>
              <m:sty m:val="p"/>
            </m:rPr>
            <w:rPr>
              <w:rFonts w:ascii="Cambria Math" w:hAnsi="Cambria Math"/>
            </w:rPr>
            <m:t>=</m:t>
          </m:r>
          <m:d>
            <m:dPr>
              <m:ctrlPr>
                <w:rPr>
                  <w:rFonts w:ascii="Cambria Math" w:hAnsi="Cambria Math"/>
                  <w:lang w:val="en-US"/>
                </w:rPr>
              </m:ctrlPr>
            </m:dPr>
            <m:e>
              <m:m>
                <m:mPr>
                  <m:mcs>
                    <m:mc>
                      <m:mcPr>
                        <m:count m:val="3"/>
                        <m:mcJc m:val="center"/>
                      </m:mcPr>
                    </m:mc>
                  </m:mcs>
                  <m:ctrlPr>
                    <w:rPr>
                      <w:rFonts w:ascii="Cambria Math" w:hAnsi="Cambria Math"/>
                      <w:lang w:val="en-US"/>
                    </w:rPr>
                  </m:ctrlPr>
                </m:mPr>
                <m:mr>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m:t>
                    </m:r>
                  </m:e>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m:t>
                    </m:r>
                  </m:e>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m:t>
                    </m:r>
                  </m:e>
                </m:mr>
                <m:mr>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m:t>
                    </m:r>
                  </m:e>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m:t>
                    </m:r>
                  </m:e>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m:t>
                    </m:r>
                  </m:e>
                </m:mr>
                <m:mr>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e>
                    </m:d>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m:t>
                    </m:r>
                  </m:e>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m:t>
                    </m:r>
                  </m:e>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m:t>
                    </m:r>
                  </m:e>
                </m:mr>
              </m:m>
              <m:r>
                <m:rPr>
                  <m:sty m:val="p"/>
                </m:rPr>
                <w:rPr>
                  <w:rFonts w:ascii="Cambria Math" w:hAnsi="Cambria Math"/>
                </w:rPr>
                <m:t xml:space="preserve"> </m:t>
              </m:r>
            </m:e>
          </m:d>
        </m:oMath>
      </m:oMathPara>
    </w:p>
    <w:p w14:paraId="57A82250" w14:textId="42CB7286" w:rsidR="00090882" w:rsidRPr="008931FB" w:rsidRDefault="00090882" w:rsidP="00CB5F62">
      <w:r w:rsidRPr="00EF21D5">
        <w:t xml:space="preserve">If the </w:t>
      </w:r>
      <w:r w:rsidRPr="00EF21D5">
        <w:rPr>
          <w:i/>
          <w:highlight w:val="white"/>
        </w:rPr>
        <w:t>measured incidence</w:t>
      </w:r>
      <w:r w:rsidRPr="00EF21D5">
        <w:rPr>
          <w:highlight w:val="white"/>
        </w:rPr>
        <w:t xml:space="preserve"> is greater than the </w:t>
      </w:r>
      <w:r w:rsidRPr="00EF21D5">
        <w:rPr>
          <w:i/>
          <w:highlight w:val="white"/>
        </w:rPr>
        <w:t xml:space="preserve">true incidence </w:t>
      </w:r>
      <w:r w:rsidRPr="00EF21D5">
        <w:rPr>
          <w:highlight w:val="white"/>
        </w:rPr>
        <w:t>in</w:t>
      </w:r>
      <w:r w:rsidR="008931FB">
        <w:rPr>
          <w:highlight w:val="white"/>
        </w:rPr>
        <w:t xml:space="preserve"> the</w:t>
      </w:r>
      <w:r w:rsidRPr="00EF21D5">
        <w:rPr>
          <w:highlight w:val="white"/>
        </w:rPr>
        <w:t xml:space="preserve"> parent generation</w:t>
      </w:r>
      <w:r w:rsidR="008931FB">
        <w:rPr>
          <w:highlight w:val="white"/>
        </w:rPr>
        <w:t xml:space="preserve">, </w:t>
      </w:r>
      <w:r w:rsidR="008931FB" w:rsidRPr="008931FB">
        <w:rPr>
          <w:i/>
          <w:iCs/>
          <w:highlight w:val="white"/>
        </w:rPr>
        <w:t>m</w:t>
      </w:r>
      <w:r w:rsidR="008931FB" w:rsidRPr="008931FB">
        <w:rPr>
          <w:i/>
          <w:iCs/>
          <w:highlight w:val="white"/>
          <w:vertAlign w:val="subscript"/>
        </w:rPr>
        <w:t>p</w:t>
      </w:r>
      <w:r w:rsidR="008931FB" w:rsidRPr="008931FB">
        <w:rPr>
          <w:i/>
          <w:iCs/>
          <w:highlight w:val="white"/>
        </w:rPr>
        <w:t>&gt;t</w:t>
      </w:r>
      <w:r w:rsidR="008931FB">
        <w:rPr>
          <w:highlight w:val="white"/>
        </w:rPr>
        <w:t>,</w:t>
      </w:r>
      <w:r w:rsidRPr="00EF21D5">
        <w:rPr>
          <w:i/>
          <w:highlight w:val="white"/>
        </w:rPr>
        <w:t xml:space="preserve"> </w:t>
      </w:r>
      <w:r w:rsidRPr="00EF21D5">
        <w:rPr>
          <w:highlight w:val="white"/>
        </w:rPr>
        <w:t>some true right-handers were classified as left-handers, and no true left-handers were classified as right-handers. The</w:t>
      </w:r>
      <w:r w:rsidR="008931FB">
        <w:rPr>
          <w:highlight w:val="white"/>
        </w:rPr>
        <w:t>refore the</w:t>
      </w:r>
      <w:r w:rsidRPr="00EF21D5">
        <w:rPr>
          <w:highlight w:val="white"/>
        </w:rPr>
        <w:t xml:space="preserve"> proportion of individuals measured as left-handers </w:t>
      </w:r>
      <w:r w:rsidRPr="00EF21D5">
        <w:rPr>
          <w:highlight w:val="white"/>
        </w:rPr>
        <w:lastRenderedPageBreak/>
        <w:t xml:space="preserve">that are truly right-handers, </w:t>
      </w:r>
      <w:r w:rsidR="008931FB" w:rsidRPr="008931FB">
        <w:rPr>
          <w:i/>
          <w:iCs/>
          <w:highlight w:val="white"/>
        </w:rPr>
        <w:t>u</w:t>
      </w:r>
      <w:r w:rsidRPr="00EF21D5">
        <w:rPr>
          <w:highlight w:val="white"/>
        </w:rPr>
        <w:t>, is estimated by</w:t>
      </w:r>
      <w:r w:rsidR="008931FB">
        <w:t xml:space="preserve"> </w:t>
      </w:r>
      <m:oMath>
        <m:r>
          <w:rPr>
            <w:rFonts w:ascii="Cambria Math" w:hAnsi="Cambria Math"/>
            <w:lang w:val="en-US"/>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e>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m</m:t>
                </m:r>
              </m:sub>
            </m:sSub>
          </m:e>
        </m:d>
        <m:r>
          <m:rPr>
            <m:sty m:val="p"/>
          </m:rPr>
          <w:rPr>
            <w:rFonts w:ascii="Cambria Math" w:hAnsi="Cambria Math"/>
            <w:lang w:val="en-US"/>
          </w:rPr>
          <m:t>=</m:t>
        </m:r>
        <m:r>
          <w:rPr>
            <w:rFonts w:ascii="Cambria Math" w:hAnsi="Cambria Math"/>
            <w:lang w:val="en-US"/>
          </w:rPr>
          <m:t>u</m:t>
        </m:r>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p</m:t>
                </m:r>
              </m:sub>
            </m:sSub>
            <m:r>
              <m:rPr>
                <m:sty m:val="p"/>
              </m:rPr>
              <w:rPr>
                <w:rFonts w:ascii="Cambria Math" w:hAnsi="Cambria Math"/>
                <w:lang w:val="en-US"/>
              </w:rPr>
              <m:t>-</m:t>
            </m:r>
            <m:r>
              <w:rPr>
                <w:rFonts w:ascii="Cambria Math" w:hAnsi="Cambria Math"/>
                <w:lang w:val="en-US"/>
              </w:rPr>
              <m:t>t</m:t>
            </m:r>
            <m:r>
              <m:rPr>
                <m:sty m:val="p"/>
              </m:rPr>
              <w:rPr>
                <w:rFonts w:ascii="Cambria Math" w:hAnsi="Cambria Math"/>
                <w:lang w:val="en-US"/>
              </w:rPr>
              <m:t xml:space="preserve"> </m:t>
            </m:r>
          </m:num>
          <m:den>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p</m:t>
                </m:r>
              </m:sub>
            </m:sSub>
          </m:den>
        </m:f>
        <m:r>
          <m:rPr>
            <m:sty m:val="p"/>
          </m:rPr>
          <w:rPr>
            <w:rFonts w:ascii="Cambria Math" w:hAnsi="Cambria Math"/>
            <w:lang w:val="en-US"/>
          </w:rPr>
          <m:t xml:space="preserve"> </m:t>
        </m:r>
      </m:oMath>
      <w:r w:rsidR="008931FB">
        <w:rPr>
          <w:lang w:val="en-US"/>
        </w:rPr>
        <w:t xml:space="preserve">, </w:t>
      </w:r>
      <w:r w:rsidRPr="00EF21D5">
        <w:rPr>
          <w:lang w:val="en-US"/>
        </w:rPr>
        <w:t>a</w:t>
      </w:r>
      <w:r w:rsidRPr="00EF21D5">
        <w:t xml:space="preserve">nd the matrix </w:t>
      </w:r>
      <m:oMath>
        <m:r>
          <w:rPr>
            <w:rFonts w:ascii="Cambria Math" w:hAnsi="Cambria Math"/>
          </w:rPr>
          <m:t>P</m:t>
        </m:r>
      </m:oMath>
      <w:r w:rsidRPr="00EF21D5">
        <w:t xml:space="preserve"> is given by</w:t>
      </w:r>
    </w:p>
    <w:p w14:paraId="78407B1E" w14:textId="52311453" w:rsidR="00090882" w:rsidRPr="008931FB" w:rsidRDefault="0038639B" w:rsidP="00CB5F62">
      <m:oMathPara>
        <m:oMath>
          <m:r>
            <w:rPr>
              <w:rFonts w:ascii="Cambria Math" w:hAnsi="Cambria Math"/>
              <w:lang w:val="en-US"/>
            </w:rPr>
            <m:t>P</m:t>
          </m:r>
          <m:r>
            <m:rPr>
              <m:sty m:val="p"/>
            </m:rPr>
            <w:rPr>
              <w:rFonts w:ascii="Cambria Math" w:hAnsi="Cambria Math"/>
              <w:lang w:val="en-US"/>
            </w:rPr>
            <m:t>=</m:t>
          </m:r>
          <m:d>
            <m:dPr>
              <m:ctrlPr>
                <w:rPr>
                  <w:rFonts w:ascii="Cambria Math" w:hAnsi="Cambria Math"/>
                  <w:lang w:val="en-US"/>
                </w:rPr>
              </m:ctrlPr>
            </m:dPr>
            <m:e>
              <m:m>
                <m:mPr>
                  <m:mcs>
                    <m:mc>
                      <m:mcPr>
                        <m:count m:val="3"/>
                        <m:mcJc m:val="center"/>
                      </m:mcPr>
                    </m:mc>
                  </m:mcs>
                  <m:ctrlPr>
                    <w:rPr>
                      <w:rFonts w:ascii="Cambria Math" w:hAnsi="Cambria Math"/>
                      <w:lang w:val="en-US"/>
                    </w:rPr>
                  </m:ctrlPr>
                </m:mPr>
                <m:mr>
                  <m:e>
                    <m:r>
                      <m:rPr>
                        <m:sty m:val="p"/>
                      </m:rPr>
                      <w:rPr>
                        <w:rFonts w:ascii="Cambria Math" w:hAnsi="Cambria Math"/>
                        <w:lang w:val="en-US"/>
                      </w:rPr>
                      <m:t>1</m:t>
                    </m:r>
                  </m:e>
                  <m:e>
                    <m:r>
                      <m:rPr>
                        <m:sty m:val="p"/>
                      </m:rPr>
                      <w:rPr>
                        <w:rFonts w:ascii="Cambria Math" w:hAnsi="Cambria Math"/>
                        <w:lang w:val="en-US"/>
                      </w:rPr>
                      <m:t>0</m:t>
                    </m:r>
                  </m:e>
                  <m:e>
                    <m:r>
                      <m:rPr>
                        <m:sty m:val="p"/>
                      </m:rPr>
                      <w:rPr>
                        <w:rFonts w:ascii="Cambria Math" w:hAnsi="Cambria Math"/>
                        <w:lang w:val="en-US"/>
                      </w:rPr>
                      <m:t>0</m:t>
                    </m:r>
                  </m:e>
                </m:mr>
                <m:mr>
                  <m:e>
                    <m:r>
                      <w:rPr>
                        <w:rFonts w:ascii="Cambria Math" w:hAnsi="Cambria Math"/>
                        <w:lang w:val="en-US"/>
                      </w:rPr>
                      <m:t>u</m:t>
                    </m:r>
                  </m:e>
                  <m:e>
                    <m:r>
                      <m:rPr>
                        <m:sty m:val="p"/>
                      </m:rPr>
                      <w:rPr>
                        <w:rFonts w:ascii="Cambria Math" w:hAnsi="Cambria Math"/>
                        <w:lang w:val="en-US"/>
                      </w:rPr>
                      <m:t>1-</m:t>
                    </m:r>
                    <m:r>
                      <w:rPr>
                        <w:rFonts w:ascii="Cambria Math" w:hAnsi="Cambria Math"/>
                        <w:lang w:val="en-US"/>
                      </w:rPr>
                      <m:t>u</m:t>
                    </m:r>
                  </m:e>
                  <m:e>
                    <m:r>
                      <m:rPr>
                        <m:sty m:val="p"/>
                      </m:rPr>
                      <w:rPr>
                        <w:rFonts w:ascii="Cambria Math" w:hAnsi="Cambria Math"/>
                        <w:lang w:val="en-US"/>
                      </w:rPr>
                      <m:t>0</m:t>
                    </m:r>
                  </m:e>
                </m:mr>
                <m:mr>
                  <m:e>
                    <m:sSup>
                      <m:sSupPr>
                        <m:ctrlPr>
                          <w:rPr>
                            <w:rFonts w:ascii="Cambria Math" w:hAnsi="Cambria Math"/>
                            <w:lang w:val="en-US"/>
                          </w:rPr>
                        </m:ctrlPr>
                      </m:sSupPr>
                      <m:e>
                        <m:r>
                          <w:rPr>
                            <w:rFonts w:ascii="Cambria Math" w:hAnsi="Cambria Math"/>
                            <w:lang w:val="en-US"/>
                          </w:rPr>
                          <m:t>u</m:t>
                        </m:r>
                      </m:e>
                      <m:sup>
                        <m:r>
                          <m:rPr>
                            <m:sty m:val="p"/>
                          </m:rPr>
                          <w:rPr>
                            <w:rFonts w:ascii="Cambria Math" w:hAnsi="Cambria Math"/>
                            <w:lang w:val="en-US"/>
                          </w:rPr>
                          <m:t>2</m:t>
                        </m:r>
                      </m:sup>
                    </m:sSup>
                  </m:e>
                  <m:e>
                    <m:r>
                      <m:rPr>
                        <m:sty m:val="p"/>
                      </m:rPr>
                      <w:rPr>
                        <w:rFonts w:ascii="Cambria Math" w:hAnsi="Cambria Math"/>
                        <w:lang w:val="en-US"/>
                      </w:rPr>
                      <m:t>2</m:t>
                    </m:r>
                    <m:r>
                      <w:rPr>
                        <w:rFonts w:ascii="Cambria Math" w:hAnsi="Cambria Math"/>
                        <w:lang w:val="en-US"/>
                      </w:rPr>
                      <m:t>u</m:t>
                    </m:r>
                    <m:r>
                      <m:rPr>
                        <m:sty m:val="p"/>
                      </m:rPr>
                      <w:rPr>
                        <w:rFonts w:ascii="Cambria Math" w:hAnsi="Cambria Math"/>
                        <w:lang w:val="en-US"/>
                      </w:rPr>
                      <m:t>(1-</m:t>
                    </m:r>
                    <m:r>
                      <w:rPr>
                        <w:rFonts w:ascii="Cambria Math" w:hAnsi="Cambria Math"/>
                        <w:lang w:val="en-US"/>
                      </w:rPr>
                      <m:t>u</m:t>
                    </m:r>
                    <m:r>
                      <m:rPr>
                        <m:sty m:val="p"/>
                      </m:rPr>
                      <w:rPr>
                        <w:rFonts w:ascii="Cambria Math" w:hAnsi="Cambria Math"/>
                        <w:lang w:val="en-US"/>
                      </w:rPr>
                      <m:t>)</m:t>
                    </m:r>
                  </m:e>
                  <m:e>
                    <m:sSup>
                      <m:sSupPr>
                        <m:ctrlPr>
                          <w:rPr>
                            <w:rFonts w:ascii="Cambria Math" w:hAnsi="Cambria Math"/>
                            <w:lang w:val="en-US"/>
                          </w:rPr>
                        </m:ctrlPr>
                      </m:sSupPr>
                      <m:e>
                        <m:d>
                          <m:dPr>
                            <m:ctrlPr>
                              <w:rPr>
                                <w:rFonts w:ascii="Cambria Math" w:hAnsi="Cambria Math"/>
                                <w:lang w:val="en-US"/>
                              </w:rPr>
                            </m:ctrlPr>
                          </m:dPr>
                          <m:e>
                            <m:r>
                              <m:rPr>
                                <m:sty m:val="p"/>
                              </m:rPr>
                              <w:rPr>
                                <w:rFonts w:ascii="Cambria Math" w:hAnsi="Cambria Math"/>
                                <w:lang w:val="en-US"/>
                              </w:rPr>
                              <m:t>1-</m:t>
                            </m:r>
                            <m:r>
                              <w:rPr>
                                <w:rFonts w:ascii="Cambria Math" w:hAnsi="Cambria Math"/>
                                <w:lang w:val="en-US"/>
                              </w:rPr>
                              <m:t>u</m:t>
                            </m:r>
                          </m:e>
                        </m:d>
                      </m:e>
                      <m:sup>
                        <m:r>
                          <m:rPr>
                            <m:sty m:val="p"/>
                          </m:rPr>
                          <w:rPr>
                            <w:rFonts w:ascii="Cambria Math" w:hAnsi="Cambria Math"/>
                            <w:lang w:val="en-US"/>
                          </w:rPr>
                          <m:t>2</m:t>
                        </m:r>
                      </m:sup>
                    </m:sSup>
                  </m:e>
                </m:mr>
              </m:m>
            </m:e>
          </m:d>
        </m:oMath>
      </m:oMathPara>
    </w:p>
    <w:p w14:paraId="51F5015E" w14:textId="496FCA14" w:rsidR="00090882" w:rsidRPr="00EF21D5" w:rsidRDefault="00090882" w:rsidP="00CB5F62">
      <w:r w:rsidRPr="00EF21D5">
        <w:rPr>
          <w:highlight w:val="white"/>
        </w:rPr>
        <w:t xml:space="preserve">If the </w:t>
      </w:r>
      <w:r w:rsidRPr="00EF21D5">
        <w:rPr>
          <w:i/>
          <w:highlight w:val="white"/>
        </w:rPr>
        <w:t>measured incidence</w:t>
      </w:r>
      <w:r w:rsidRPr="00EF21D5">
        <w:rPr>
          <w:highlight w:val="white"/>
        </w:rPr>
        <w:t xml:space="preserve"> is less than the </w:t>
      </w:r>
      <w:r w:rsidRPr="00EF21D5">
        <w:rPr>
          <w:i/>
          <w:highlight w:val="white"/>
        </w:rPr>
        <w:t>true incidence</w:t>
      </w:r>
      <w:r w:rsidRPr="00EF21D5">
        <w:rPr>
          <w:highlight w:val="white"/>
        </w:rPr>
        <w:t xml:space="preserve"> in parent generation</w:t>
      </w:r>
      <w:r w:rsidR="008931FB">
        <w:rPr>
          <w:i/>
          <w:highlight w:val="white"/>
        </w:rPr>
        <w:t xml:space="preserve">, </w:t>
      </w:r>
      <w:r w:rsidR="008931FB" w:rsidRPr="008931FB">
        <w:rPr>
          <w:i/>
          <w:iCs/>
          <w:highlight w:val="white"/>
        </w:rPr>
        <w:t>m</w:t>
      </w:r>
      <w:r w:rsidR="008931FB" w:rsidRPr="008931FB">
        <w:rPr>
          <w:i/>
          <w:iCs/>
          <w:highlight w:val="white"/>
          <w:vertAlign w:val="subscript"/>
        </w:rPr>
        <w:t>p</w:t>
      </w:r>
      <w:r w:rsidR="008931FB">
        <w:rPr>
          <w:i/>
          <w:iCs/>
          <w:highlight w:val="white"/>
        </w:rPr>
        <w:t>&lt;</w:t>
      </w:r>
      <w:r w:rsidR="008931FB" w:rsidRPr="008931FB">
        <w:rPr>
          <w:i/>
          <w:iCs/>
          <w:highlight w:val="white"/>
        </w:rPr>
        <w:t>t</w:t>
      </w:r>
      <w:r w:rsidR="008931FB">
        <w:rPr>
          <w:highlight w:val="white"/>
        </w:rPr>
        <w:t xml:space="preserve">, </w:t>
      </w:r>
      <w:r w:rsidRPr="00EF21D5">
        <w:rPr>
          <w:highlight w:val="white"/>
        </w:rPr>
        <w:t>some true left-handers were classified as right-handers, but no true right-handers were classified as left-handers. The proportion of individuals measured as right-handed who are truly left-handed</w:t>
      </w:r>
      <w:r w:rsidR="008931FB">
        <w:rPr>
          <w:highlight w:val="white"/>
        </w:rPr>
        <w:t xml:space="preserve">, </w:t>
      </w:r>
      <w:r w:rsidR="008931FB" w:rsidRPr="008931FB">
        <w:rPr>
          <w:i/>
          <w:iCs/>
          <w:highlight w:val="white"/>
        </w:rPr>
        <w:t>v</w:t>
      </w:r>
      <w:r w:rsidR="008931FB">
        <w:rPr>
          <w:i/>
          <w:iCs/>
          <w:highlight w:val="white"/>
        </w:rPr>
        <w:t>,</w:t>
      </w:r>
      <w:r w:rsidRPr="00EF21D5">
        <w:rPr>
          <w:highlight w:val="white"/>
        </w:rPr>
        <w:t xml:space="preserve"> is estimated by</w:t>
      </w:r>
    </w:p>
    <w:p w14:paraId="6D25FC5D" w14:textId="60A83CD4" w:rsidR="00090882" w:rsidRPr="00EF21D5" w:rsidRDefault="00090882" w:rsidP="00CB5F62">
      <w:pPr>
        <w:rPr>
          <w:lang w:val="en-US"/>
        </w:rPr>
      </w:pPr>
      <m:oMathPara>
        <m:oMath>
          <m:r>
            <w:rPr>
              <w:rFonts w:ascii="Cambria Math" w:hAnsi="Cambria Math"/>
              <w:lang w:val="en-US"/>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t</m:t>
                  </m:r>
                </m:sub>
              </m:sSub>
            </m:e>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m</m:t>
                  </m:r>
                </m:sub>
              </m:sSub>
            </m:e>
          </m:d>
          <m:r>
            <m:rPr>
              <m:sty m:val="p"/>
            </m:rPr>
            <w:rPr>
              <w:rFonts w:ascii="Cambria Math" w:hAnsi="Cambria Math"/>
              <w:lang w:val="en-US"/>
            </w:rPr>
            <m:t>=</m:t>
          </m:r>
          <m:r>
            <w:rPr>
              <w:rFonts w:ascii="Cambria Math" w:hAnsi="Cambria Math"/>
              <w:lang w:val="en-US"/>
            </w:rPr>
            <m:t>v</m:t>
          </m:r>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 xml:space="preserve"> </m:t>
                  </m:r>
                  <m:r>
                    <w:rPr>
                      <w:rFonts w:ascii="Cambria Math" w:hAnsi="Cambria Math"/>
                      <w:lang w:val="en-US"/>
                    </w:rPr>
                    <m:t>t</m:t>
                  </m:r>
                  <m:r>
                    <m:rPr>
                      <m:sty m:val="p"/>
                    </m:rPr>
                    <w:rPr>
                      <w:rFonts w:ascii="Cambria Math" w:hAnsi="Cambria Math"/>
                      <w:lang w:val="en-US"/>
                    </w:rPr>
                    <m:t>-</m:t>
                  </m:r>
                  <m:r>
                    <w:rPr>
                      <w:rFonts w:ascii="Cambria Math" w:hAnsi="Cambria Math"/>
                      <w:lang w:val="en-US"/>
                    </w:rPr>
                    <m:t>m</m:t>
                  </m:r>
                </m:e>
                <m:sub>
                  <m:r>
                    <w:rPr>
                      <w:rFonts w:ascii="Cambria Math" w:hAnsi="Cambria Math"/>
                      <w:lang w:val="en-US"/>
                    </w:rPr>
                    <m:t>p</m:t>
                  </m:r>
                </m:sub>
              </m:sSub>
            </m:num>
            <m:den>
              <m:sSub>
                <m:sSubPr>
                  <m:ctrlPr>
                    <w:rPr>
                      <w:rFonts w:ascii="Cambria Math" w:hAnsi="Cambria Math"/>
                      <w:lang w:val="en-US"/>
                    </w:rPr>
                  </m:ctrlPr>
                </m:sSubPr>
                <m:e>
                  <m:r>
                    <m:rPr>
                      <m:sty m:val="p"/>
                    </m:rPr>
                    <w:rPr>
                      <w:rFonts w:ascii="Cambria Math" w:hAnsi="Cambria Math"/>
                      <w:lang w:val="en-US"/>
                    </w:rPr>
                    <m:t>1-</m:t>
                  </m:r>
                  <m:r>
                    <w:rPr>
                      <w:rFonts w:ascii="Cambria Math" w:hAnsi="Cambria Math"/>
                      <w:lang w:val="en-US"/>
                    </w:rPr>
                    <m:t>m</m:t>
                  </m:r>
                </m:e>
                <m:sub>
                  <m:r>
                    <w:rPr>
                      <w:rFonts w:ascii="Cambria Math" w:hAnsi="Cambria Math"/>
                      <w:lang w:val="en-US"/>
                    </w:rPr>
                    <m:t>p</m:t>
                  </m:r>
                </m:sub>
              </m:sSub>
            </m:den>
          </m:f>
          <m:r>
            <m:rPr>
              <m:sty m:val="p"/>
            </m:rPr>
            <w:rPr>
              <w:rFonts w:ascii="Cambria Math" w:hAnsi="Cambria Math"/>
              <w:lang w:val="en-US"/>
            </w:rPr>
            <m:t xml:space="preserve"> </m:t>
          </m:r>
        </m:oMath>
      </m:oMathPara>
    </w:p>
    <w:p w14:paraId="351DCD0A" w14:textId="31326982" w:rsidR="00090882" w:rsidRPr="00AB33B4" w:rsidRDefault="00090882" w:rsidP="00CB5F62">
      <w:r>
        <w:rPr>
          <w:lang w:val="en-US"/>
        </w:rPr>
        <w:t>a</w:t>
      </w:r>
      <w:r w:rsidRPr="00EF21D5">
        <w:t>nd the matrix P is given by</w:t>
      </w:r>
    </w:p>
    <w:p w14:paraId="534FD398" w14:textId="64799B76" w:rsidR="00090882" w:rsidRPr="00AB33B4" w:rsidRDefault="0038639B" w:rsidP="00CB5F62">
      <w:pPr>
        <w:rPr>
          <w:rFonts w:ascii="Calibri" w:hAnsi="Calibri"/>
          <w:lang w:val="en-US"/>
        </w:rPr>
      </w:pPr>
      <m:oMathPara>
        <m:oMath>
          <m:r>
            <w:rPr>
              <w:rFonts w:ascii="Cambria Math" w:hAnsi="Cambria Math"/>
              <w:lang w:val="en-US"/>
            </w:rPr>
            <m:t>P</m:t>
          </m:r>
          <m:r>
            <m:rPr>
              <m:sty m:val="p"/>
            </m:rPr>
            <w:rPr>
              <w:rFonts w:ascii="Cambria Math" w:hAnsi="Cambria Math"/>
              <w:lang w:val="en-US"/>
            </w:rPr>
            <m:t>=</m:t>
          </m:r>
          <m:d>
            <m:dPr>
              <m:ctrlPr>
                <w:rPr>
                  <w:rFonts w:ascii="Cambria Math" w:hAnsi="Cambria Math"/>
                  <w:lang w:val="en-US"/>
                </w:rPr>
              </m:ctrlPr>
            </m:dPr>
            <m:e>
              <m:m>
                <m:mPr>
                  <m:mcs>
                    <m:mc>
                      <m:mcPr>
                        <m:count m:val="3"/>
                        <m:mcJc m:val="center"/>
                      </m:mcPr>
                    </m:mc>
                  </m:mcs>
                  <m:ctrlPr>
                    <w:rPr>
                      <w:rFonts w:ascii="Cambria Math" w:hAnsi="Cambria Math"/>
                      <w:lang w:val="en-US"/>
                    </w:rPr>
                  </m:ctrlPr>
                </m:mPr>
                <m:mr>
                  <m:e>
                    <m:sSup>
                      <m:sSupPr>
                        <m:ctrlPr>
                          <w:rPr>
                            <w:rFonts w:ascii="Cambria Math" w:hAnsi="Cambria Math"/>
                            <w:lang w:val="en-US"/>
                          </w:rPr>
                        </m:ctrlPr>
                      </m:sSupPr>
                      <m:e>
                        <m:d>
                          <m:dPr>
                            <m:ctrlPr>
                              <w:rPr>
                                <w:rFonts w:ascii="Cambria Math" w:hAnsi="Cambria Math"/>
                                <w:lang w:val="en-US"/>
                              </w:rPr>
                            </m:ctrlPr>
                          </m:dPr>
                          <m:e>
                            <m:r>
                              <m:rPr>
                                <m:sty m:val="p"/>
                              </m:rPr>
                              <w:rPr>
                                <w:rFonts w:ascii="Cambria Math" w:hAnsi="Cambria Math"/>
                                <w:lang w:val="en-US"/>
                              </w:rPr>
                              <m:t>1-</m:t>
                            </m:r>
                            <m:r>
                              <w:rPr>
                                <w:rFonts w:ascii="Cambria Math" w:hAnsi="Cambria Math"/>
                                <w:lang w:val="en-US"/>
                              </w:rPr>
                              <m:t>v</m:t>
                            </m:r>
                          </m:e>
                        </m:d>
                      </m:e>
                      <m:sup>
                        <m:r>
                          <m:rPr>
                            <m:sty m:val="p"/>
                          </m:rPr>
                          <w:rPr>
                            <w:rFonts w:ascii="Cambria Math" w:hAnsi="Cambria Math"/>
                            <w:lang w:val="en-US"/>
                          </w:rPr>
                          <m:t>2</m:t>
                        </m:r>
                      </m:sup>
                    </m:sSup>
                  </m:e>
                  <m:e>
                    <m:r>
                      <m:rPr>
                        <m:sty m:val="p"/>
                      </m:rPr>
                      <w:rPr>
                        <w:rFonts w:ascii="Cambria Math" w:hAnsi="Cambria Math"/>
                        <w:lang w:val="en-US"/>
                      </w:rPr>
                      <m:t>2</m:t>
                    </m:r>
                    <m:r>
                      <w:rPr>
                        <w:rFonts w:ascii="Cambria Math" w:hAnsi="Cambria Math"/>
                        <w:lang w:val="en-US"/>
                      </w:rPr>
                      <m:t>v</m:t>
                    </m:r>
                    <m:r>
                      <m:rPr>
                        <m:sty m:val="p"/>
                      </m:rPr>
                      <w:rPr>
                        <w:rFonts w:ascii="Cambria Math" w:hAnsi="Cambria Math"/>
                        <w:lang w:val="en-US"/>
                      </w:rPr>
                      <m:t>(1-</m:t>
                    </m:r>
                    <m:r>
                      <w:rPr>
                        <w:rFonts w:ascii="Cambria Math" w:hAnsi="Cambria Math"/>
                        <w:lang w:val="en-US"/>
                      </w:rPr>
                      <m:t>v</m:t>
                    </m:r>
                    <m:r>
                      <m:rPr>
                        <m:sty m:val="p"/>
                      </m:rPr>
                      <w:rPr>
                        <w:rFonts w:ascii="Cambria Math" w:hAnsi="Cambria Math"/>
                        <w:lang w:val="en-US"/>
                      </w:rPr>
                      <m:t>)</m:t>
                    </m:r>
                  </m:e>
                  <m:e>
                    <m:sSup>
                      <m:sSupPr>
                        <m:ctrlPr>
                          <w:rPr>
                            <w:rFonts w:ascii="Cambria Math" w:hAnsi="Cambria Math"/>
                            <w:lang w:val="en-US"/>
                          </w:rPr>
                        </m:ctrlPr>
                      </m:sSupPr>
                      <m:e>
                        <m:r>
                          <w:rPr>
                            <w:rFonts w:ascii="Cambria Math" w:hAnsi="Cambria Math"/>
                            <w:lang w:val="en-US"/>
                          </w:rPr>
                          <m:t>v</m:t>
                        </m:r>
                      </m:e>
                      <m:sup>
                        <m:r>
                          <m:rPr>
                            <m:sty m:val="p"/>
                          </m:rPr>
                          <w:rPr>
                            <w:rFonts w:ascii="Cambria Math" w:hAnsi="Cambria Math"/>
                            <w:lang w:val="en-US"/>
                          </w:rPr>
                          <m:t>2</m:t>
                        </m:r>
                      </m:sup>
                    </m:sSup>
                  </m:e>
                </m:mr>
                <m:mr>
                  <m:e>
                    <m:r>
                      <m:rPr>
                        <m:sty m:val="p"/>
                      </m:rPr>
                      <w:rPr>
                        <w:rFonts w:ascii="Cambria Math" w:hAnsi="Cambria Math"/>
                        <w:lang w:val="en-US"/>
                      </w:rPr>
                      <m:t>0</m:t>
                    </m:r>
                  </m:e>
                  <m:e>
                    <m:r>
                      <m:rPr>
                        <m:sty m:val="p"/>
                      </m:rPr>
                      <w:rPr>
                        <w:rFonts w:ascii="Cambria Math" w:hAnsi="Cambria Math"/>
                        <w:lang w:val="en-US"/>
                      </w:rPr>
                      <m:t>1-</m:t>
                    </m:r>
                    <m:r>
                      <w:rPr>
                        <w:rFonts w:ascii="Cambria Math" w:hAnsi="Cambria Math"/>
                        <w:lang w:val="en-US"/>
                      </w:rPr>
                      <m:t>v</m:t>
                    </m:r>
                  </m:e>
                  <m:e>
                    <m:r>
                      <w:rPr>
                        <w:rFonts w:ascii="Cambria Math" w:hAnsi="Cambria Math"/>
                        <w:lang w:val="en-US"/>
                      </w:rPr>
                      <m:t>v</m:t>
                    </m:r>
                  </m:e>
                </m:mr>
                <m:mr>
                  <m:e>
                    <m:r>
                      <m:rPr>
                        <m:sty m:val="p"/>
                      </m:rPr>
                      <w:rPr>
                        <w:rFonts w:ascii="Cambria Math" w:hAnsi="Cambria Math"/>
                        <w:lang w:val="en-US"/>
                      </w:rPr>
                      <m:t>0</m:t>
                    </m:r>
                  </m:e>
                  <m:e>
                    <m:r>
                      <m:rPr>
                        <m:sty m:val="p"/>
                      </m:rPr>
                      <w:rPr>
                        <w:rFonts w:ascii="Cambria Math" w:hAnsi="Cambria Math"/>
                        <w:lang w:val="en-US"/>
                      </w:rPr>
                      <m:t>0</m:t>
                    </m:r>
                  </m:e>
                  <m:e>
                    <m:r>
                      <m:rPr>
                        <m:sty m:val="p"/>
                      </m:rPr>
                      <w:rPr>
                        <w:rFonts w:ascii="Cambria Math" w:hAnsi="Cambria Math"/>
                        <w:lang w:val="en-US"/>
                      </w:rPr>
                      <m:t>1</m:t>
                    </m:r>
                  </m:e>
                </m:mr>
              </m:m>
            </m:e>
          </m:d>
        </m:oMath>
      </m:oMathPara>
    </w:p>
    <w:p w14:paraId="38755BB1" w14:textId="540F2877" w:rsidR="00090882" w:rsidRPr="00AB33B4" w:rsidRDefault="008931FB" w:rsidP="00CB5F62">
      <w:pPr>
        <w:rPr>
          <w:lang w:val="en-US"/>
        </w:rPr>
      </w:pPr>
      <w:r>
        <w:rPr>
          <w:highlight w:val="white"/>
        </w:rPr>
        <w:t xml:space="preserve">Note </w:t>
      </w:r>
      <w:r w:rsidRPr="00EF21D5">
        <w:rPr>
          <w:highlight w:val="white"/>
        </w:rPr>
        <w:t>that</w:t>
      </w:r>
      <w:r>
        <w:rPr>
          <w:highlight w:val="white"/>
        </w:rPr>
        <w:t xml:space="preserve"> </w:t>
      </w:r>
      <w:r w:rsidRPr="008931FB">
        <w:rPr>
          <w:i/>
          <w:iCs/>
          <w:highlight w:val="white"/>
        </w:rPr>
        <w:t>v</w:t>
      </w:r>
      <w:r w:rsidRPr="00EF21D5">
        <w:rPr>
          <w:highlight w:val="white"/>
        </w:rPr>
        <w:t xml:space="preserve"> </w:t>
      </w:r>
      <w:r>
        <w:rPr>
          <w:highlight w:val="white"/>
        </w:rPr>
        <w:t xml:space="preserve">is </w:t>
      </w:r>
      <w:r w:rsidRPr="00EF21D5">
        <w:rPr>
          <w:highlight w:val="white"/>
        </w:rPr>
        <w:t xml:space="preserve">not </w:t>
      </w:r>
      <w:r>
        <w:rPr>
          <w:highlight w:val="white"/>
        </w:rPr>
        <w:t xml:space="preserve">explicitly </w:t>
      </w:r>
      <w:r w:rsidRPr="00EF21D5">
        <w:rPr>
          <w:highlight w:val="white"/>
        </w:rPr>
        <w:t>specified in terms of</w:t>
      </w:r>
      <w:r>
        <w:rPr>
          <w:highlight w:val="white"/>
        </w:rPr>
        <w:t xml:space="preserve"> </w:t>
      </w:r>
      <w:r w:rsidRPr="008931FB">
        <w:rPr>
          <w:i/>
          <w:iCs/>
          <w:highlight w:val="white"/>
        </w:rPr>
        <w:t>t</w:t>
      </w:r>
      <w:r>
        <w:rPr>
          <w:highlight w:val="white"/>
        </w:rPr>
        <w:t xml:space="preserve"> and </w:t>
      </w:r>
      <w:r w:rsidRPr="008931FB">
        <w:rPr>
          <w:i/>
          <w:iCs/>
          <w:highlight w:val="white"/>
        </w:rPr>
        <w:t>m</w:t>
      </w:r>
      <w:r w:rsidRPr="008931FB">
        <w:rPr>
          <w:i/>
          <w:iCs/>
          <w:highlight w:val="white"/>
          <w:vertAlign w:val="subscript"/>
        </w:rPr>
        <w:t>p</w:t>
      </w:r>
      <w:r w:rsidRPr="00EF21D5">
        <w:rPr>
          <w:highlight w:val="white"/>
        </w:rPr>
        <w:t xml:space="preserve"> </w:t>
      </w:r>
      <w:r w:rsidRPr="00EF21D5">
        <w:t>in Laland</w:t>
      </w:r>
      <w:r>
        <w:t xml:space="preserve"> et al. (1995)</w:t>
      </w:r>
      <w:r w:rsidRPr="00EF21D5">
        <w:t xml:space="preserve"> and therefore</w:t>
      </w:r>
      <w:r>
        <w:t xml:space="preserve"> we </w:t>
      </w:r>
      <w:r w:rsidRPr="00EF21D5">
        <w:t xml:space="preserve">deduced it from the matrix </w:t>
      </w:r>
      <w:r w:rsidRPr="008931FB">
        <w:rPr>
          <w:i/>
          <w:iCs/>
        </w:rPr>
        <w:t>P</w:t>
      </w:r>
      <w:r w:rsidRPr="00EF21D5">
        <w:rPr>
          <w:highlight w:val="white"/>
        </w:rPr>
        <w:t>.</w:t>
      </w:r>
    </w:p>
    <w:p w14:paraId="2A5E9302" w14:textId="649046F4" w:rsidR="00090882" w:rsidRPr="00EF21D5" w:rsidRDefault="00090882" w:rsidP="00CB5F62">
      <w:r w:rsidRPr="00EF21D5">
        <w:rPr>
          <w:highlight w:val="white"/>
        </w:rPr>
        <w:t xml:space="preserve">The matrix </w:t>
      </w:r>
      <w:r w:rsidRPr="008931FB">
        <w:rPr>
          <w:i/>
          <w:iCs/>
          <w:highlight w:val="white"/>
        </w:rPr>
        <w:t>O</w:t>
      </w:r>
      <w:r w:rsidRPr="00EF21D5">
        <w:rPr>
          <w:highlight w:val="white"/>
        </w:rPr>
        <w:t xml:space="preserve"> gives the probability of offspring measured as right- or left-handed given that it is truly right- or left- handed, and is given by</w:t>
      </w:r>
    </w:p>
    <w:p w14:paraId="220E969F" w14:textId="4FC030C0" w:rsidR="00090882" w:rsidRPr="00EF21D5" w:rsidRDefault="0038639B" w:rsidP="00CB5F62">
      <m:oMathPara>
        <m:oMath>
          <m:r>
            <w:rPr>
              <w:rFonts w:ascii="Cambria Math" w:hAnsi="Cambria Math"/>
            </w:rPr>
            <m:t>O</m:t>
          </m:r>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lang w:val="en-US"/>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m</m:t>
                            </m:r>
                          </m:sub>
                        </m:sSub>
                        <m:r>
                          <m:rPr>
                            <m:sty m:val="p"/>
                          </m:rPr>
                          <w:rPr>
                            <w:rFonts w:ascii="Cambria Math" w:hAnsi="Cambria Math"/>
                            <w:lang w:val="en-US"/>
                          </w:rPr>
                          <m:t xml:space="preserve"> </m:t>
                        </m:r>
                      </m:e>
                    </m:d>
                    <m:sSub>
                      <m:sSubPr>
                        <m:ctrlPr>
                          <w:rPr>
                            <w:rFonts w:ascii="Cambria Math" w:hAnsi="Cambria Math"/>
                            <w:lang w:val="en-US"/>
                          </w:rPr>
                        </m:ctrlPr>
                      </m:sSubPr>
                      <m:e>
                        <m:r>
                          <m:rPr>
                            <m:sty m:val="p"/>
                          </m:rPr>
                          <w:rPr>
                            <w:rFonts w:ascii="Cambria Math" w:hAnsi="Cambria Math"/>
                            <w:lang w:val="en-US"/>
                          </w:rPr>
                          <m:t xml:space="preserve"> </m:t>
                        </m:r>
                        <m:r>
                          <w:rPr>
                            <w:rFonts w:ascii="Cambria Math" w:hAnsi="Cambria Math"/>
                            <w:lang w:val="en-US"/>
                          </w:rPr>
                          <m:t>R</m:t>
                        </m:r>
                      </m:e>
                      <m:sub>
                        <m:r>
                          <w:rPr>
                            <w:rFonts w:ascii="Cambria Math" w:hAnsi="Cambria Math"/>
                            <w:lang w:val="en-US"/>
                          </w:rPr>
                          <m:t>t</m:t>
                        </m:r>
                      </m:sub>
                    </m:sSub>
                    <m:r>
                      <m:rPr>
                        <m:sty m:val="p"/>
                      </m:rPr>
                      <w:rPr>
                        <w:rFonts w:ascii="Cambria Math" w:hAnsi="Cambria Math"/>
                        <w:lang w:val="en-US"/>
                      </w:rPr>
                      <m:t>)</m:t>
                    </m:r>
                  </m:e>
                  <m:e>
                    <m:r>
                      <w:rPr>
                        <w:rFonts w:ascii="Cambria Math" w:hAnsi="Cambria Math"/>
                        <w:lang w:val="en-US"/>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m</m:t>
                            </m:r>
                          </m:sub>
                        </m:sSub>
                        <m:r>
                          <m:rPr>
                            <m:sty m:val="p"/>
                          </m:rPr>
                          <w:rPr>
                            <w:rFonts w:ascii="Cambria Math" w:hAnsi="Cambria Math"/>
                            <w:lang w:val="en-US"/>
                          </w:rPr>
                          <m:t xml:space="preserve"> </m:t>
                        </m:r>
                      </m:e>
                    </m:d>
                    <m:sSub>
                      <m:sSubPr>
                        <m:ctrlPr>
                          <w:rPr>
                            <w:rFonts w:ascii="Cambria Math" w:hAnsi="Cambria Math"/>
                            <w:lang w:val="en-US"/>
                          </w:rPr>
                        </m:ctrlPr>
                      </m:sSubPr>
                      <m:e>
                        <m:r>
                          <m:rPr>
                            <m:sty m:val="p"/>
                          </m:rPr>
                          <w:rPr>
                            <w:rFonts w:ascii="Cambria Math" w:hAnsi="Cambria Math"/>
                            <w:lang w:val="en-US"/>
                          </w:rPr>
                          <m:t xml:space="preserve"> </m:t>
                        </m:r>
                        <m:r>
                          <w:rPr>
                            <w:rFonts w:ascii="Cambria Math" w:hAnsi="Cambria Math"/>
                            <w:lang w:val="en-US"/>
                          </w:rPr>
                          <m:t>R</m:t>
                        </m:r>
                      </m:e>
                      <m:sub>
                        <m:r>
                          <w:rPr>
                            <w:rFonts w:ascii="Cambria Math" w:hAnsi="Cambria Math"/>
                            <w:lang w:val="en-US"/>
                          </w:rPr>
                          <m:t>t</m:t>
                        </m:r>
                      </m:sub>
                    </m:sSub>
                    <m:r>
                      <m:rPr>
                        <m:sty m:val="p"/>
                      </m:rPr>
                      <w:rPr>
                        <w:rFonts w:ascii="Cambria Math" w:hAnsi="Cambria Math"/>
                        <w:lang w:val="en-US"/>
                      </w:rPr>
                      <m:t>)</m:t>
                    </m:r>
                  </m:e>
                </m:mr>
                <m:mr>
                  <m:e>
                    <m:r>
                      <w:rPr>
                        <w:rFonts w:ascii="Cambria Math" w:hAnsi="Cambria Math"/>
                        <w:lang w:val="en-US"/>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m</m:t>
                            </m:r>
                          </m:sub>
                        </m:sSub>
                        <m:r>
                          <m:rPr>
                            <m:sty m:val="p"/>
                          </m:rPr>
                          <w:rPr>
                            <w:rFonts w:ascii="Cambria Math" w:hAnsi="Cambria Math"/>
                            <w:lang w:val="en-US"/>
                          </w:rPr>
                          <m:t xml:space="preserve"> </m:t>
                        </m:r>
                      </m:e>
                    </m:d>
                    <m:sSub>
                      <m:sSubPr>
                        <m:ctrlPr>
                          <w:rPr>
                            <w:rFonts w:ascii="Cambria Math" w:hAnsi="Cambria Math"/>
                            <w:lang w:val="en-US"/>
                          </w:rPr>
                        </m:ctrlPr>
                      </m:sSubPr>
                      <m:e>
                        <m:r>
                          <m:rPr>
                            <m:sty m:val="p"/>
                          </m:rPr>
                          <w:rPr>
                            <w:rFonts w:ascii="Cambria Math" w:hAnsi="Cambria Math"/>
                            <w:lang w:val="en-US"/>
                          </w:rPr>
                          <m:t xml:space="preserve"> </m:t>
                        </m:r>
                        <m:r>
                          <w:rPr>
                            <w:rFonts w:ascii="Cambria Math" w:hAnsi="Cambria Math"/>
                            <w:lang w:val="en-US"/>
                          </w:rPr>
                          <m:t>L</m:t>
                        </m:r>
                      </m:e>
                      <m:sub>
                        <m:r>
                          <w:rPr>
                            <w:rFonts w:ascii="Cambria Math" w:hAnsi="Cambria Math"/>
                            <w:lang w:val="en-US"/>
                          </w:rPr>
                          <m:t>t</m:t>
                        </m:r>
                      </m:sub>
                    </m:sSub>
                    <m:r>
                      <m:rPr>
                        <m:sty m:val="p"/>
                      </m:rPr>
                      <w:rPr>
                        <w:rFonts w:ascii="Cambria Math" w:hAnsi="Cambria Math"/>
                        <w:lang w:val="en-US"/>
                      </w:rPr>
                      <m:t>)</m:t>
                    </m:r>
                  </m:e>
                  <m:e>
                    <m:r>
                      <w:rPr>
                        <w:rFonts w:ascii="Cambria Math" w:hAnsi="Cambria Math"/>
                        <w:lang w:val="en-US"/>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m</m:t>
                            </m:r>
                          </m:sub>
                        </m:sSub>
                        <m:r>
                          <m:rPr>
                            <m:sty m:val="p"/>
                          </m:rPr>
                          <w:rPr>
                            <w:rFonts w:ascii="Cambria Math" w:hAnsi="Cambria Math"/>
                            <w:lang w:val="en-US"/>
                          </w:rPr>
                          <m:t xml:space="preserve"> </m:t>
                        </m:r>
                      </m:e>
                    </m:d>
                    <m:sSub>
                      <m:sSubPr>
                        <m:ctrlPr>
                          <w:rPr>
                            <w:rFonts w:ascii="Cambria Math" w:hAnsi="Cambria Math"/>
                            <w:lang w:val="en-US"/>
                          </w:rPr>
                        </m:ctrlPr>
                      </m:sSubPr>
                      <m:e>
                        <m:r>
                          <m:rPr>
                            <m:sty m:val="p"/>
                          </m:rPr>
                          <w:rPr>
                            <w:rFonts w:ascii="Cambria Math" w:hAnsi="Cambria Math"/>
                            <w:lang w:val="en-US"/>
                          </w:rPr>
                          <m:t xml:space="preserve"> </m:t>
                        </m:r>
                        <m:r>
                          <w:rPr>
                            <w:rFonts w:ascii="Cambria Math" w:hAnsi="Cambria Math"/>
                            <w:lang w:val="en-US"/>
                          </w:rPr>
                          <m:t>L</m:t>
                        </m:r>
                      </m:e>
                      <m:sub>
                        <m:r>
                          <w:rPr>
                            <w:rFonts w:ascii="Cambria Math" w:hAnsi="Cambria Math"/>
                            <w:lang w:val="en-US"/>
                          </w:rPr>
                          <m:t>t</m:t>
                        </m:r>
                      </m:sub>
                    </m:sSub>
                    <m:r>
                      <m:rPr>
                        <m:sty m:val="p"/>
                      </m:rPr>
                      <w:rPr>
                        <w:rFonts w:ascii="Cambria Math" w:hAnsi="Cambria Math"/>
                        <w:lang w:val="en-US"/>
                      </w:rPr>
                      <m:t>)</m:t>
                    </m:r>
                  </m:e>
                </m:mr>
              </m:m>
            </m:e>
          </m:d>
        </m:oMath>
      </m:oMathPara>
    </w:p>
    <w:p w14:paraId="24B52861" w14:textId="76EDD0FC" w:rsidR="00090882" w:rsidRPr="00EF21D5" w:rsidRDefault="00090882" w:rsidP="00CB5F62">
      <w:r w:rsidRPr="00EF21D5">
        <w:t xml:space="preserve">If the </w:t>
      </w:r>
      <w:r w:rsidRPr="00EF21D5">
        <w:rPr>
          <w:i/>
          <w:highlight w:val="white"/>
        </w:rPr>
        <w:t>measured incidence</w:t>
      </w:r>
      <w:r w:rsidRPr="00EF21D5">
        <w:rPr>
          <w:highlight w:val="white"/>
        </w:rPr>
        <w:t xml:space="preserve"> is greater than the </w:t>
      </w:r>
      <w:r w:rsidRPr="00EF21D5">
        <w:rPr>
          <w:i/>
          <w:highlight w:val="white"/>
        </w:rPr>
        <w:t xml:space="preserve">true incidence </w:t>
      </w:r>
      <w:r w:rsidRPr="00EF21D5">
        <w:rPr>
          <w:highlight w:val="white"/>
        </w:rPr>
        <w:t>in offspring generation</w:t>
      </w:r>
      <w:r w:rsidR="008931FB">
        <w:rPr>
          <w:highlight w:val="white"/>
        </w:rPr>
        <w:t xml:space="preserve">, </w:t>
      </w:r>
      <w:r w:rsidR="008931FB" w:rsidRPr="008931FB">
        <w:rPr>
          <w:i/>
          <w:iCs/>
          <w:highlight w:val="white"/>
        </w:rPr>
        <w:t>m</w:t>
      </w:r>
      <w:r w:rsidR="008931FB">
        <w:rPr>
          <w:i/>
          <w:iCs/>
          <w:highlight w:val="white"/>
          <w:vertAlign w:val="subscript"/>
        </w:rPr>
        <w:t>o</w:t>
      </w:r>
      <w:r w:rsidR="008931FB" w:rsidRPr="008931FB">
        <w:rPr>
          <w:i/>
          <w:iCs/>
          <w:highlight w:val="white"/>
        </w:rPr>
        <w:t>&gt;t</w:t>
      </w:r>
      <w:r w:rsidR="008931FB">
        <w:rPr>
          <w:highlight w:val="white"/>
        </w:rPr>
        <w:t>,</w:t>
      </w:r>
      <w:r w:rsidRPr="00EF21D5">
        <w:rPr>
          <w:highlight w:val="white"/>
        </w:rPr>
        <w:t xml:space="preserve"> then the proportion of true right-handers measured as left-handers,</w:t>
      </w:r>
      <w:r w:rsidR="008931FB">
        <w:rPr>
          <w:highlight w:val="white"/>
        </w:rPr>
        <w:t xml:space="preserve"> </w:t>
      </w:r>
      <w:r w:rsidR="008931FB" w:rsidRPr="008931FB">
        <w:rPr>
          <w:i/>
          <w:iCs/>
          <w:highlight w:val="white"/>
        </w:rPr>
        <w:t>w</w:t>
      </w:r>
      <w:r w:rsidR="008931FB">
        <w:rPr>
          <w:highlight w:val="white"/>
        </w:rPr>
        <w:t xml:space="preserve">, </w:t>
      </w:r>
      <w:r w:rsidRPr="00EF21D5">
        <w:rPr>
          <w:highlight w:val="white"/>
        </w:rPr>
        <w:t>is estimated by</w:t>
      </w:r>
    </w:p>
    <w:p w14:paraId="6D56B17D" w14:textId="1C774D9C" w:rsidR="00090882" w:rsidRPr="00EF21D5" w:rsidRDefault="00090882" w:rsidP="00CB5F62">
      <w:pPr>
        <w:rPr>
          <w:lang w:val="en-US"/>
        </w:rPr>
      </w:pPr>
      <m:oMathPara>
        <m:oMath>
          <m:r>
            <w:rPr>
              <w:rFonts w:ascii="Cambria Math" w:hAnsi="Cambria Math"/>
              <w:lang w:val="en-US"/>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m</m:t>
                  </m:r>
                </m:sub>
              </m:sSub>
            </m:e>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e>
          </m:d>
          <m:r>
            <m:rPr>
              <m:sty m:val="p"/>
            </m:rPr>
            <w:rPr>
              <w:rFonts w:ascii="Cambria Math" w:hAnsi="Cambria Math"/>
              <w:lang w:val="en-US"/>
            </w:rPr>
            <m:t>=</m:t>
          </m:r>
          <m:r>
            <w:rPr>
              <w:rFonts w:ascii="Cambria Math" w:hAnsi="Cambria Math"/>
              <w:lang w:val="en-US"/>
            </w:rPr>
            <m:t>w</m:t>
          </m:r>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o</m:t>
                  </m:r>
                </m:sub>
              </m:sSub>
              <m:r>
                <m:rPr>
                  <m:sty m:val="p"/>
                </m:rPr>
                <w:rPr>
                  <w:rFonts w:ascii="Cambria Math" w:hAnsi="Cambria Math"/>
                  <w:lang w:val="en-US"/>
                </w:rPr>
                <m:t xml:space="preserve">- </m:t>
              </m:r>
              <m:r>
                <w:rPr>
                  <w:rFonts w:ascii="Cambria Math" w:hAnsi="Cambria Math"/>
                  <w:lang w:val="en-US"/>
                </w:rPr>
                <m:t>t</m:t>
              </m:r>
            </m:num>
            <m:den>
              <m:r>
                <m:rPr>
                  <m:sty m:val="p"/>
                </m:rPr>
                <w:rPr>
                  <w:rFonts w:ascii="Cambria Math" w:hAnsi="Cambria Math"/>
                  <w:lang w:val="en-US"/>
                </w:rPr>
                <m:t>1-</m:t>
              </m:r>
              <m:r>
                <w:rPr>
                  <w:rFonts w:ascii="Cambria Math" w:hAnsi="Cambria Math"/>
                  <w:lang w:val="en-US"/>
                </w:rPr>
                <m:t>t</m:t>
              </m:r>
            </m:den>
          </m:f>
        </m:oMath>
      </m:oMathPara>
    </w:p>
    <w:p w14:paraId="1003B0A3" w14:textId="6206AD11" w:rsidR="00090882" w:rsidRPr="00EF21D5" w:rsidRDefault="00090882" w:rsidP="00CB5F62">
      <w:r w:rsidRPr="00EF21D5">
        <w:lastRenderedPageBreak/>
        <w:t xml:space="preserve">and the matrix </w:t>
      </w:r>
      <m:oMath>
        <m:r>
          <w:rPr>
            <w:rFonts w:ascii="Cambria Math" w:hAnsi="Cambria Math"/>
          </w:rPr>
          <m:t>O</m:t>
        </m:r>
      </m:oMath>
      <w:r w:rsidRPr="00EF21D5">
        <w:t xml:space="preserve"> is given by</w:t>
      </w:r>
    </w:p>
    <w:p w14:paraId="15BD8D89" w14:textId="7831E586" w:rsidR="00090882" w:rsidRPr="00EF21D5" w:rsidRDefault="0038639B" w:rsidP="00CB5F62">
      <w:pPr>
        <w:rPr>
          <w:lang w:val="en-US"/>
        </w:rPr>
      </w:pPr>
      <m:oMathPara>
        <m:oMath>
          <m:r>
            <w:rPr>
              <w:rFonts w:ascii="Cambria Math" w:hAnsi="Cambria Math"/>
              <w:lang w:val="en-US"/>
            </w:rPr>
            <m:t>O</m:t>
          </m:r>
          <m:r>
            <m:rPr>
              <m:sty m:val="p"/>
            </m:rPr>
            <w:rPr>
              <w:rFonts w:ascii="Cambria Math" w:hAnsi="Cambria Math"/>
              <w:lang w:val="en-US"/>
            </w:rPr>
            <m:t>=</m:t>
          </m:r>
          <m:d>
            <m:dPr>
              <m:ctrlPr>
                <w:rPr>
                  <w:rFonts w:ascii="Cambria Math" w:hAnsi="Cambria Math"/>
                  <w:lang w:val="en-US"/>
                </w:rPr>
              </m:ctrlPr>
            </m:dPr>
            <m:e>
              <m:m>
                <m:mPr>
                  <m:mcs>
                    <m:mc>
                      <m:mcPr>
                        <m:count m:val="2"/>
                        <m:mcJc m:val="center"/>
                      </m:mcPr>
                    </m:mc>
                  </m:mcs>
                  <m:ctrlPr>
                    <w:rPr>
                      <w:rFonts w:ascii="Cambria Math" w:hAnsi="Cambria Math"/>
                      <w:lang w:val="en-US"/>
                    </w:rPr>
                  </m:ctrlPr>
                </m:mPr>
                <m:mr>
                  <m:e>
                    <m:r>
                      <m:rPr>
                        <m:sty m:val="p"/>
                      </m:rPr>
                      <w:rPr>
                        <w:rFonts w:ascii="Cambria Math" w:hAnsi="Cambria Math"/>
                        <w:lang w:val="en-US"/>
                      </w:rPr>
                      <m:t>1-</m:t>
                    </m:r>
                    <m:r>
                      <w:rPr>
                        <w:rFonts w:ascii="Cambria Math" w:hAnsi="Cambria Math"/>
                        <w:lang w:val="en-US"/>
                      </w:rPr>
                      <m:t>w</m:t>
                    </m:r>
                  </m:e>
                  <m:e>
                    <m:r>
                      <w:rPr>
                        <w:rFonts w:ascii="Cambria Math" w:hAnsi="Cambria Math"/>
                        <w:lang w:val="en-US"/>
                      </w:rPr>
                      <m:t>w</m:t>
                    </m:r>
                  </m:e>
                </m:mr>
                <m:mr>
                  <m:e>
                    <m:r>
                      <m:rPr>
                        <m:sty m:val="p"/>
                      </m:rPr>
                      <w:rPr>
                        <w:rFonts w:ascii="Cambria Math" w:hAnsi="Cambria Math"/>
                        <w:lang w:val="en-US"/>
                      </w:rPr>
                      <m:t>0</m:t>
                    </m:r>
                  </m:e>
                  <m:e>
                    <m:r>
                      <m:rPr>
                        <m:sty m:val="p"/>
                      </m:rPr>
                      <w:rPr>
                        <w:rFonts w:ascii="Cambria Math" w:hAnsi="Cambria Math"/>
                        <w:lang w:val="en-US"/>
                      </w:rPr>
                      <m:t>1</m:t>
                    </m:r>
                  </m:e>
                </m:mr>
              </m:m>
            </m:e>
          </m:d>
        </m:oMath>
      </m:oMathPara>
    </w:p>
    <w:p w14:paraId="1E583E36" w14:textId="5974CC34" w:rsidR="00090882" w:rsidRPr="008931FB" w:rsidRDefault="00090882" w:rsidP="00CB5F62">
      <w:pPr>
        <w:rPr>
          <w:color w:val="222222"/>
        </w:rPr>
      </w:pPr>
      <w:r w:rsidRPr="00EF21D5">
        <w:rPr>
          <w:highlight w:val="white"/>
        </w:rPr>
        <w:t xml:space="preserve">If the </w:t>
      </w:r>
      <w:r w:rsidRPr="00EF21D5">
        <w:rPr>
          <w:i/>
          <w:highlight w:val="white"/>
        </w:rPr>
        <w:t>measured incidence</w:t>
      </w:r>
      <w:r w:rsidRPr="00EF21D5">
        <w:rPr>
          <w:highlight w:val="white"/>
        </w:rPr>
        <w:t xml:space="preserve"> is less than the </w:t>
      </w:r>
      <w:r w:rsidRPr="00EF21D5">
        <w:rPr>
          <w:i/>
          <w:highlight w:val="white"/>
        </w:rPr>
        <w:t>true incidence</w:t>
      </w:r>
      <w:r w:rsidRPr="00EF21D5">
        <w:rPr>
          <w:highlight w:val="white"/>
        </w:rPr>
        <w:t xml:space="preserve"> in offspring generation</w:t>
      </w:r>
      <w:r w:rsidR="008931FB">
        <w:rPr>
          <w:highlight w:val="white"/>
        </w:rPr>
        <w:t>,</w:t>
      </w:r>
      <w:r w:rsidR="008931FB" w:rsidRPr="008931FB">
        <w:rPr>
          <w:i/>
          <w:iCs/>
          <w:highlight w:val="white"/>
        </w:rPr>
        <w:t xml:space="preserve"> m</w:t>
      </w:r>
      <w:r w:rsidR="008931FB">
        <w:rPr>
          <w:i/>
          <w:iCs/>
          <w:highlight w:val="white"/>
          <w:vertAlign w:val="subscript"/>
        </w:rPr>
        <w:t>o</w:t>
      </w:r>
      <w:r w:rsidR="008931FB">
        <w:rPr>
          <w:i/>
          <w:iCs/>
          <w:highlight w:val="white"/>
        </w:rPr>
        <w:t>&lt;</w:t>
      </w:r>
      <w:r w:rsidR="008931FB" w:rsidRPr="008931FB">
        <w:rPr>
          <w:i/>
          <w:iCs/>
          <w:highlight w:val="white"/>
        </w:rPr>
        <w:t>t</w:t>
      </w:r>
      <w:r w:rsidRPr="00EF21D5">
        <w:rPr>
          <w:i/>
          <w:highlight w:val="white"/>
        </w:rPr>
        <w:t>,</w:t>
      </w:r>
      <w:r w:rsidRPr="00EF21D5">
        <w:rPr>
          <w:color w:val="222222"/>
          <w:highlight w:val="white"/>
        </w:rPr>
        <w:t xml:space="preserve"> then the proportion of true left-handers measured as right-handers,</w:t>
      </w:r>
      <w:r w:rsidR="008931FB">
        <w:rPr>
          <w:color w:val="222222"/>
          <w:highlight w:val="white"/>
        </w:rPr>
        <w:t xml:space="preserve"> </w:t>
      </w:r>
      <w:r w:rsidR="008931FB" w:rsidRPr="008931FB">
        <w:rPr>
          <w:i/>
          <w:iCs/>
          <w:color w:val="222222"/>
          <w:highlight w:val="white"/>
        </w:rPr>
        <w:t>x</w:t>
      </w:r>
      <w:r w:rsidR="008931FB">
        <w:rPr>
          <w:color w:val="222222"/>
          <w:highlight w:val="white"/>
        </w:rPr>
        <w:t xml:space="preserve">, </w:t>
      </w:r>
      <w:r w:rsidRPr="00EF21D5">
        <w:rPr>
          <w:color w:val="222222"/>
          <w:highlight w:val="white"/>
        </w:rPr>
        <w:t>is estimated by</w:t>
      </w:r>
    </w:p>
    <w:p w14:paraId="45867818" w14:textId="7BBE6ADE" w:rsidR="00090882" w:rsidRPr="008931FB" w:rsidRDefault="00090882" w:rsidP="00CB5F62">
      <w:pPr>
        <w:rPr>
          <w:lang w:val="en-US"/>
        </w:rPr>
      </w:pPr>
      <m:oMathPara>
        <m:oMath>
          <m:r>
            <w:rPr>
              <w:rFonts w:ascii="Cambria Math" w:hAnsi="Cambria Math"/>
              <w:lang w:val="en-US"/>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m</m:t>
                  </m:r>
                </m:sub>
              </m:sSub>
            </m:e>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t</m:t>
                  </m:r>
                </m:sub>
              </m:sSub>
            </m:e>
          </m:d>
          <m:r>
            <m:rPr>
              <m:sty m:val="p"/>
            </m:rPr>
            <w:rPr>
              <w:rFonts w:ascii="Cambria Math" w:hAnsi="Cambria Math"/>
              <w:lang w:val="en-US"/>
            </w:rPr>
            <m:t>=</m:t>
          </m:r>
          <m:r>
            <w:rPr>
              <w:rFonts w:ascii="Cambria Math" w:hAnsi="Cambria Math"/>
              <w:lang w:val="en-US"/>
            </w:rPr>
            <m:t>x</m:t>
          </m:r>
          <m:r>
            <m:rPr>
              <m:sty m:val="p"/>
            </m:rPr>
            <w:rPr>
              <w:rFonts w:ascii="Cambria Math" w:hAnsi="Cambria Math"/>
              <w:lang w:val="en-US"/>
            </w:rPr>
            <m:t>=1-</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 xml:space="preserve"> </m:t>
                  </m:r>
                  <m:r>
                    <w:rPr>
                      <w:rFonts w:ascii="Cambria Math" w:hAnsi="Cambria Math"/>
                      <w:lang w:val="en-US"/>
                    </w:rPr>
                    <m:t>m</m:t>
                  </m:r>
                </m:e>
                <m:sub>
                  <m:r>
                    <w:rPr>
                      <w:rFonts w:ascii="Cambria Math" w:hAnsi="Cambria Math"/>
                      <w:lang w:val="en-US"/>
                    </w:rPr>
                    <m:t>o</m:t>
                  </m:r>
                </m:sub>
              </m:sSub>
            </m:num>
            <m:den>
              <m:r>
                <w:rPr>
                  <w:rFonts w:ascii="Cambria Math" w:hAnsi="Cambria Math"/>
                  <w:lang w:val="en-US"/>
                </w:rPr>
                <m:t>t</m:t>
              </m:r>
            </m:den>
          </m:f>
        </m:oMath>
      </m:oMathPara>
    </w:p>
    <w:p w14:paraId="46286223" w14:textId="5316B5B1" w:rsidR="00090882" w:rsidRPr="00EF21D5" w:rsidRDefault="00090882" w:rsidP="00CB5F62">
      <w:r w:rsidRPr="00EF21D5">
        <w:t xml:space="preserve">and the matrix </w:t>
      </w:r>
      <m:oMath>
        <m:r>
          <w:rPr>
            <w:rFonts w:ascii="Cambria Math" w:hAnsi="Cambria Math"/>
          </w:rPr>
          <m:t>O</m:t>
        </m:r>
      </m:oMath>
      <w:r w:rsidRPr="00EF21D5">
        <w:t xml:space="preserve"> is given by</w:t>
      </w:r>
    </w:p>
    <w:p w14:paraId="1649C297" w14:textId="6F57819F" w:rsidR="00090882" w:rsidRPr="00AB33B4" w:rsidRDefault="0038639B" w:rsidP="00CB5F62">
      <w:pPr>
        <w:rPr>
          <w:rFonts w:ascii="Calibri" w:hAnsi="Calibri"/>
          <w:lang w:val="en-US"/>
        </w:rPr>
      </w:pPr>
      <m:oMathPara>
        <m:oMath>
          <m:r>
            <w:rPr>
              <w:rFonts w:ascii="Cambria Math" w:hAnsi="Cambria Math"/>
              <w:lang w:val="en-US"/>
            </w:rPr>
            <m:t>O</m:t>
          </m:r>
          <m:r>
            <m:rPr>
              <m:sty m:val="p"/>
            </m:rPr>
            <w:rPr>
              <w:rFonts w:ascii="Cambria Math" w:hAnsi="Cambria Math"/>
              <w:lang w:val="en-US"/>
            </w:rPr>
            <m:t>=</m:t>
          </m:r>
          <m:d>
            <m:dPr>
              <m:ctrlPr>
                <w:rPr>
                  <w:rFonts w:ascii="Cambria Math" w:hAnsi="Cambria Math"/>
                  <w:lang w:val="en-US"/>
                </w:rPr>
              </m:ctrlPr>
            </m:dPr>
            <m:e>
              <m:m>
                <m:mPr>
                  <m:mcs>
                    <m:mc>
                      <m:mcPr>
                        <m:count m:val="2"/>
                        <m:mcJc m:val="center"/>
                      </m:mcPr>
                    </m:mc>
                  </m:mcs>
                  <m:ctrlPr>
                    <w:rPr>
                      <w:rFonts w:ascii="Cambria Math" w:hAnsi="Cambria Math"/>
                      <w:lang w:val="en-US"/>
                    </w:rPr>
                  </m:ctrlPr>
                </m:mPr>
                <m:mr>
                  <m:e>
                    <m:r>
                      <m:rPr>
                        <m:sty m:val="p"/>
                      </m:rPr>
                      <w:rPr>
                        <w:rFonts w:ascii="Cambria Math" w:hAnsi="Cambria Math"/>
                        <w:lang w:val="en-US"/>
                      </w:rPr>
                      <m:t>1</m:t>
                    </m:r>
                  </m:e>
                  <m:e>
                    <m:r>
                      <m:rPr>
                        <m:sty m:val="p"/>
                      </m:rPr>
                      <w:rPr>
                        <w:rFonts w:ascii="Cambria Math" w:hAnsi="Cambria Math"/>
                        <w:lang w:val="en-US"/>
                      </w:rPr>
                      <m:t>0</m:t>
                    </m:r>
                  </m:e>
                </m:mr>
                <m:mr>
                  <m:e>
                    <m:r>
                      <w:rPr>
                        <w:rFonts w:ascii="Cambria Math" w:hAnsi="Cambria Math"/>
                        <w:lang w:val="en-US"/>
                      </w:rPr>
                      <m:t>x</m:t>
                    </m:r>
                  </m:e>
                  <m:e>
                    <m:r>
                      <m:rPr>
                        <m:sty m:val="p"/>
                      </m:rPr>
                      <w:rPr>
                        <w:rFonts w:ascii="Cambria Math" w:hAnsi="Cambria Math"/>
                        <w:lang w:val="en-US"/>
                      </w:rPr>
                      <m:t>1-</m:t>
                    </m:r>
                    <m:r>
                      <w:rPr>
                        <w:rFonts w:ascii="Cambria Math" w:hAnsi="Cambria Math"/>
                        <w:lang w:val="en-US"/>
                      </w:rPr>
                      <m:t>x</m:t>
                    </m:r>
                  </m:e>
                </m:mr>
              </m:m>
            </m:e>
          </m:d>
        </m:oMath>
      </m:oMathPara>
      <w:bookmarkStart w:id="29" w:name="_heading=h.946d4ub568b3" w:colFirst="0" w:colLast="0"/>
      <w:bookmarkStart w:id="30" w:name="_heading=h.w5xsanaoc6pc" w:colFirst="0" w:colLast="0"/>
      <w:bookmarkStart w:id="31" w:name="_heading=h.7o9f8wsh5lb5" w:colFirst="0" w:colLast="0"/>
      <w:bookmarkStart w:id="32" w:name="_heading=h.y6f45eon9ldk" w:colFirst="0" w:colLast="0"/>
      <w:bookmarkStart w:id="33" w:name="_heading=h.k8wbkzes7q9n" w:colFirst="0" w:colLast="0"/>
      <w:bookmarkEnd w:id="29"/>
      <w:bookmarkEnd w:id="30"/>
      <w:bookmarkEnd w:id="31"/>
      <w:bookmarkEnd w:id="32"/>
      <w:bookmarkEnd w:id="33"/>
    </w:p>
    <w:p w14:paraId="26BAE795" w14:textId="265B39F0" w:rsidR="00090882" w:rsidRDefault="008931FB" w:rsidP="00CB5F62">
      <w:pPr>
        <w:rPr>
          <w:lang w:val="en-US"/>
        </w:rPr>
      </w:pPr>
      <w:r>
        <w:rPr>
          <w:lang w:val="en-US"/>
        </w:rPr>
        <w:t>Remember that for each dataset</w:t>
      </w:r>
      <w:r w:rsidR="004E5DFA">
        <w:rPr>
          <w:lang w:val="en-US"/>
        </w:rPr>
        <w:t>,</w:t>
      </w:r>
      <w:r>
        <w:rPr>
          <w:lang w:val="en-US"/>
        </w:rPr>
        <w:t xml:space="preserve"> </w:t>
      </w:r>
      <w:proofErr w:type="spellStart"/>
      <w:r w:rsidR="004E5DFA">
        <w:rPr>
          <w:i/>
          <w:iCs/>
          <w:lang w:val="en-US"/>
        </w:rPr>
        <w:t>m</w:t>
      </w:r>
      <w:r w:rsidR="004E5DFA" w:rsidRPr="004E5DFA">
        <w:rPr>
          <w:i/>
          <w:iCs/>
          <w:vertAlign w:val="subscript"/>
          <w:lang w:val="en-US"/>
        </w:rPr>
        <w:t>p</w:t>
      </w:r>
      <w:proofErr w:type="spellEnd"/>
      <w:r w:rsidR="004E5DFA">
        <w:rPr>
          <w:i/>
          <w:iCs/>
          <w:lang w:val="en-US"/>
        </w:rPr>
        <w:t xml:space="preserve"> </w:t>
      </w:r>
      <w:r w:rsidR="004E5DFA">
        <w:rPr>
          <w:lang w:val="en-US"/>
        </w:rPr>
        <w:t xml:space="preserve">and </w:t>
      </w:r>
      <w:proofErr w:type="spellStart"/>
      <w:r w:rsidR="004E5DFA">
        <w:rPr>
          <w:i/>
          <w:iCs/>
          <w:lang w:val="en-US"/>
        </w:rPr>
        <w:t>m</w:t>
      </w:r>
      <w:r w:rsidR="004E5DFA" w:rsidRPr="004E5DFA">
        <w:rPr>
          <w:i/>
          <w:iCs/>
          <w:vertAlign w:val="subscript"/>
          <w:lang w:val="en-US"/>
        </w:rPr>
        <w:t>o</w:t>
      </w:r>
      <w:proofErr w:type="spellEnd"/>
      <w:r w:rsidR="004E5DFA">
        <w:rPr>
          <w:lang w:val="en-US"/>
        </w:rPr>
        <w:t xml:space="preserve"> are computed from the data. G</w:t>
      </w:r>
      <w:r>
        <w:rPr>
          <w:lang w:val="en-US"/>
        </w:rPr>
        <w:t xml:space="preserve">iven specific parameter values, </w:t>
      </w:r>
      <w:r>
        <w:rPr>
          <w:i/>
          <w:iCs/>
          <w:lang w:val="en-US"/>
        </w:rPr>
        <w:t xml:space="preserve">t </w:t>
      </w:r>
      <w:r>
        <w:rPr>
          <w:lang w:val="en-US"/>
        </w:rPr>
        <w:t>is computed from the parameter values (</w:t>
      </w:r>
      <w:proofErr w:type="spellStart"/>
      <w:r>
        <w:rPr>
          <w:lang w:val="en-US"/>
        </w:rPr>
        <w:t>eqs</w:t>
      </w:r>
      <w:proofErr w:type="spellEnd"/>
      <w:r>
        <w:rPr>
          <w:lang w:val="en-US"/>
        </w:rPr>
        <w:t xml:space="preserve">. 1-2), </w:t>
      </w:r>
      <w:r w:rsidR="004E5DFA">
        <w:rPr>
          <w:lang w:val="en-US"/>
        </w:rPr>
        <w:t xml:space="preserve">compared to </w:t>
      </w:r>
      <w:proofErr w:type="spellStart"/>
      <w:r w:rsidR="004E5DFA">
        <w:rPr>
          <w:i/>
          <w:iCs/>
          <w:lang w:val="en-US"/>
        </w:rPr>
        <w:t>m</w:t>
      </w:r>
      <w:r w:rsidR="004E5DFA" w:rsidRPr="004E5DFA">
        <w:rPr>
          <w:i/>
          <w:iCs/>
          <w:vertAlign w:val="subscript"/>
          <w:lang w:val="en-US"/>
        </w:rPr>
        <w:t>p</w:t>
      </w:r>
      <w:proofErr w:type="spellEnd"/>
      <w:r w:rsidR="004E5DFA">
        <w:rPr>
          <w:i/>
          <w:iCs/>
          <w:lang w:val="en-US"/>
        </w:rPr>
        <w:t xml:space="preserve"> </w:t>
      </w:r>
      <w:r w:rsidR="004E5DFA">
        <w:rPr>
          <w:lang w:val="en-US"/>
        </w:rPr>
        <w:t xml:space="preserve">and </w:t>
      </w:r>
      <w:proofErr w:type="spellStart"/>
      <w:r w:rsidR="004E5DFA">
        <w:rPr>
          <w:i/>
          <w:iCs/>
          <w:lang w:val="en-US"/>
        </w:rPr>
        <w:t>m</w:t>
      </w:r>
      <w:r w:rsidR="004E5DFA" w:rsidRPr="004E5DFA">
        <w:rPr>
          <w:i/>
          <w:iCs/>
          <w:vertAlign w:val="subscript"/>
          <w:lang w:val="en-US"/>
        </w:rPr>
        <w:t>o</w:t>
      </w:r>
      <w:proofErr w:type="spellEnd"/>
      <w:r w:rsidR="004E5DFA">
        <w:rPr>
          <w:lang w:val="en-US"/>
        </w:rPr>
        <w:t xml:space="preserve">, and then </w:t>
      </w:r>
      <w:r w:rsidR="004E5DFA">
        <w:rPr>
          <w:i/>
          <w:iCs/>
          <w:lang w:val="en-US"/>
        </w:rPr>
        <w:t xml:space="preserve">u </w:t>
      </w:r>
      <w:r w:rsidR="004E5DFA">
        <w:rPr>
          <w:lang w:val="en-US"/>
        </w:rPr>
        <w:t xml:space="preserve">or </w:t>
      </w:r>
      <w:r w:rsidR="004E5DFA">
        <w:rPr>
          <w:i/>
          <w:iCs/>
          <w:lang w:val="en-US"/>
        </w:rPr>
        <w:t>v</w:t>
      </w:r>
      <w:r w:rsidR="004E5DFA">
        <w:rPr>
          <w:lang w:val="en-US"/>
        </w:rPr>
        <w:t xml:space="preserve"> (but not both) and </w:t>
      </w:r>
      <w:r w:rsidR="004E5DFA">
        <w:rPr>
          <w:i/>
          <w:iCs/>
          <w:lang w:val="en-US"/>
        </w:rPr>
        <w:t>w</w:t>
      </w:r>
      <w:r w:rsidR="004E5DFA">
        <w:rPr>
          <w:lang w:val="en-US"/>
        </w:rPr>
        <w:t xml:space="preserve"> or </w:t>
      </w:r>
      <w:r w:rsidR="004E5DFA">
        <w:rPr>
          <w:i/>
          <w:iCs/>
          <w:lang w:val="en-US"/>
        </w:rPr>
        <w:t>x</w:t>
      </w:r>
      <w:r w:rsidR="004E5DFA">
        <w:rPr>
          <w:lang w:val="en-US"/>
        </w:rPr>
        <w:t xml:space="preserve"> (but not both) are computed from </w:t>
      </w:r>
      <w:r w:rsidR="004E5DFA">
        <w:rPr>
          <w:i/>
          <w:iCs/>
          <w:lang w:val="en-US"/>
        </w:rPr>
        <w:t>t</w:t>
      </w:r>
      <w:r w:rsidR="004E5DFA">
        <w:rPr>
          <w:lang w:val="en-US"/>
        </w:rPr>
        <w:t xml:space="preserve">, </w:t>
      </w:r>
      <w:proofErr w:type="spellStart"/>
      <w:r w:rsidR="004E5DFA">
        <w:rPr>
          <w:i/>
          <w:iCs/>
          <w:lang w:val="en-US"/>
        </w:rPr>
        <w:t>m</w:t>
      </w:r>
      <w:r w:rsidR="004E5DFA" w:rsidRPr="004E5DFA">
        <w:rPr>
          <w:i/>
          <w:iCs/>
          <w:vertAlign w:val="subscript"/>
          <w:lang w:val="en-US"/>
        </w:rPr>
        <w:t>p</w:t>
      </w:r>
      <w:proofErr w:type="spellEnd"/>
      <w:r w:rsidR="004E5DFA">
        <w:rPr>
          <w:i/>
          <w:iCs/>
          <w:lang w:val="en-US"/>
        </w:rPr>
        <w:t xml:space="preserve"> </w:t>
      </w:r>
      <w:r w:rsidR="004E5DFA">
        <w:rPr>
          <w:lang w:val="en-US"/>
        </w:rPr>
        <w:t xml:space="preserve">and </w:t>
      </w:r>
      <w:r w:rsidR="004E5DFA">
        <w:rPr>
          <w:i/>
          <w:iCs/>
          <w:lang w:val="en-US"/>
        </w:rPr>
        <w:t>m</w:t>
      </w:r>
      <w:r w:rsidR="004E5DFA" w:rsidRPr="004E5DFA">
        <w:rPr>
          <w:i/>
          <w:iCs/>
          <w:vertAlign w:val="subscript"/>
          <w:lang w:val="en-US"/>
        </w:rPr>
        <w:t>o</w:t>
      </w:r>
      <w:r w:rsidR="004E5DFA" w:rsidRPr="004E5DFA">
        <w:rPr>
          <w:lang w:val="en-US"/>
        </w:rPr>
        <w:t>.</w:t>
      </w:r>
      <w:r w:rsidR="004E5DFA">
        <w:rPr>
          <w:lang w:val="en-US"/>
        </w:rPr>
        <w:t xml:space="preserve"> Thus, </w:t>
      </w:r>
      <w:r w:rsidR="004E5DFA">
        <w:rPr>
          <w:i/>
          <w:iCs/>
          <w:lang w:val="en-US"/>
        </w:rPr>
        <w:t>u, v, w,</w:t>
      </w:r>
      <w:r w:rsidR="004E5DFA">
        <w:rPr>
          <w:lang w:val="en-US"/>
        </w:rPr>
        <w:t xml:space="preserve"> and </w:t>
      </w:r>
      <w:r w:rsidR="004E5DFA">
        <w:rPr>
          <w:i/>
          <w:iCs/>
          <w:lang w:val="en-US"/>
        </w:rPr>
        <w:t>x</w:t>
      </w:r>
      <w:r w:rsidR="004E5DFA">
        <w:rPr>
          <w:lang w:val="en-US"/>
        </w:rPr>
        <w:t xml:space="preserve"> are nuisance parameters directly estimated from the model parameters and data summary without maximum-likelihood estimation.</w:t>
      </w:r>
    </w:p>
    <w:p w14:paraId="2841EA4C" w14:textId="660F5EC4" w:rsidR="006C3657" w:rsidRDefault="00B70474" w:rsidP="00CB5F62">
      <w:pPr>
        <w:pStyle w:val="Heading3"/>
        <w:rPr>
          <w:lang w:val="en-US"/>
        </w:rPr>
      </w:pPr>
      <w:r w:rsidRPr="00405E20">
        <w:rPr>
          <w:lang w:val="en-US"/>
        </w:rPr>
        <w:t>Adjustment in t</w:t>
      </w:r>
      <w:r w:rsidR="006C3657" w:rsidRPr="00405E20">
        <w:rPr>
          <w:lang w:val="en-US"/>
        </w:rPr>
        <w:t>win data</w:t>
      </w:r>
    </w:p>
    <w:p w14:paraId="1535F231" w14:textId="7FF76F8A" w:rsidR="006C3657" w:rsidRDefault="008877F3" w:rsidP="008877F3">
      <w:pPr>
        <w:rPr>
          <w:rFonts w:cstheme="minorHAnsi"/>
        </w:rPr>
      </w:pPr>
      <w:r>
        <w:t xml:space="preserve">The adjustment for criterion shift is not explicitly described in Laland et al. (1995), but it is straightforward. In the twin data the parental phenotype is not explicitly reported, so. A single transition matrix, </w:t>
      </w:r>
      <w:r w:rsidRPr="008877F3">
        <w:rPr>
          <w:i/>
          <w:iCs/>
        </w:rPr>
        <w:t>O</w:t>
      </w:r>
      <w:r>
        <w:t xml:space="preserve">, is enough. In the above, </w:t>
      </w:r>
      <w:r w:rsidRPr="008877F3">
        <w:t>this matrix</w:t>
      </w:r>
      <w:r>
        <w:rPr>
          <w:i/>
          <w:iCs/>
        </w:rPr>
        <w:t xml:space="preserve"> </w:t>
      </w:r>
      <w:r>
        <w:t>describes</w:t>
      </w:r>
      <w:r w:rsidR="006C3657">
        <w:t xml:space="preserve"> the probabilit</w:t>
      </w:r>
      <w:r>
        <w:t>y</w:t>
      </w:r>
      <w:r w:rsidR="006C3657">
        <w:t xml:space="preserve"> of </w:t>
      </w:r>
      <w:r>
        <w:t xml:space="preserve">measuring the </w:t>
      </w:r>
      <w:r w:rsidR="006C3657">
        <w:t>offspring</w:t>
      </w:r>
      <w:r>
        <w:t xml:space="preserve"> phenotype</w:t>
      </w:r>
      <w:r w:rsidR="006C3657">
        <w:t xml:space="preserve"> </w:t>
      </w:r>
      <w:r w:rsidRPr="008877F3">
        <w:rPr>
          <w:rFonts w:eastAsiaTheme="minorEastAsia" w:cstheme="minorHAnsi"/>
          <w:i/>
          <w:iCs/>
        </w:rPr>
        <w:t>H</w:t>
      </w:r>
      <w:r w:rsidRPr="008877F3">
        <w:rPr>
          <w:rFonts w:eastAsiaTheme="minorEastAsia" w:cstheme="minorHAnsi"/>
          <w:i/>
          <w:iCs/>
          <w:vertAlign w:val="subscript"/>
        </w:rPr>
        <w:t>m</w:t>
      </w:r>
      <w:r>
        <w:rPr>
          <w:rFonts w:eastAsiaTheme="minorEastAsia" w:cstheme="minorHAnsi"/>
        </w:rPr>
        <w:t xml:space="preserve"> </w:t>
      </w:r>
      <w:r w:rsidR="006C3657">
        <w:t xml:space="preserve">given </w:t>
      </w:r>
      <w:r>
        <w:t xml:space="preserve">the </w:t>
      </w:r>
      <w:r w:rsidR="006C3657">
        <w:t xml:space="preserve">true </w:t>
      </w:r>
      <w:r>
        <w:t xml:space="preserve">phenotype is </w:t>
      </w:r>
      <w:r>
        <w:rPr>
          <w:i/>
          <w:iCs/>
        </w:rPr>
        <w:t>H</w:t>
      </w:r>
      <w:r w:rsidRPr="008877F3">
        <w:rPr>
          <w:i/>
          <w:iCs/>
          <w:vertAlign w:val="subscript"/>
        </w:rPr>
        <w:t>t</w:t>
      </w:r>
      <w:r w:rsidR="006C3657">
        <w:rPr>
          <w:rFonts w:eastAsiaTheme="minorEastAsia" w:cstheme="minorHAnsi"/>
        </w:rPr>
        <w:t xml:space="preserve">. </w:t>
      </w:r>
      <w:r>
        <w:t>For twin data, t</w:t>
      </w:r>
      <w:r w:rsidR="006C3657">
        <w:t xml:space="preserve">his matrix </w:t>
      </w:r>
      <w:r>
        <w:t xml:space="preserve">is </w:t>
      </w:r>
      <w:r w:rsidR="006C3657">
        <w:t xml:space="preserve">adapted twins, </w:t>
      </w:r>
      <w:r>
        <w:t xml:space="preserve">such that it describes the probability of measuring the phenotypes of twins,  </w:t>
      </w:r>
      <w:r w:rsidRPr="008877F3">
        <w:rPr>
          <w:rFonts w:eastAsiaTheme="minorEastAsia" w:cstheme="minorHAnsi"/>
          <w:i/>
          <w:iCs/>
        </w:rPr>
        <w:t>H</w:t>
      </w:r>
      <w:r w:rsidRPr="008877F3">
        <w:rPr>
          <w:rFonts w:eastAsiaTheme="minorEastAsia" w:cstheme="minorHAnsi"/>
          <w:i/>
          <w:iCs/>
          <w:vertAlign w:val="subscript"/>
        </w:rPr>
        <w:t>m</w:t>
      </w:r>
      <w:r w:rsidR="0038639B">
        <w:rPr>
          <w:rFonts w:eastAsiaTheme="minorEastAsia" w:cstheme="minorHAnsi"/>
          <w:i/>
          <w:iCs/>
        </w:rPr>
        <w:t>-</w:t>
      </w:r>
      <w:r w:rsidRPr="008877F3">
        <w:rPr>
          <w:rFonts w:eastAsiaTheme="minorEastAsia" w:cstheme="minorHAnsi"/>
          <w:i/>
          <w:iCs/>
        </w:rPr>
        <w:t>H</w:t>
      </w:r>
      <w:r w:rsidRPr="008877F3">
        <w:rPr>
          <w:rFonts w:eastAsiaTheme="minorEastAsia" w:cstheme="minorHAnsi"/>
          <w:i/>
          <w:iCs/>
          <w:vertAlign w:val="subscript"/>
        </w:rPr>
        <w:t>m</w:t>
      </w:r>
      <w:r>
        <w:rPr>
          <w:rFonts w:eastAsiaTheme="minorEastAsia" w:cstheme="minorHAnsi"/>
        </w:rPr>
        <w:t xml:space="preserve">, given the true phenotypes, </w:t>
      </w:r>
      <w:r w:rsidRPr="008877F3">
        <w:rPr>
          <w:rFonts w:eastAsiaTheme="minorEastAsia" w:cstheme="minorHAnsi"/>
          <w:i/>
          <w:iCs/>
        </w:rPr>
        <w:t>H</w:t>
      </w:r>
      <w:r>
        <w:rPr>
          <w:rFonts w:eastAsiaTheme="minorEastAsia" w:cstheme="minorHAnsi"/>
          <w:i/>
          <w:iCs/>
          <w:vertAlign w:val="subscript"/>
        </w:rPr>
        <w:t>t</w:t>
      </w:r>
      <w:r>
        <w:rPr>
          <w:rFonts w:eastAsiaTheme="minorEastAsia" w:cstheme="minorHAnsi"/>
          <w:i/>
          <w:iCs/>
        </w:rPr>
        <w:t>-</w:t>
      </w:r>
      <w:r w:rsidRPr="008877F3">
        <w:rPr>
          <w:rFonts w:eastAsiaTheme="minorEastAsia" w:cstheme="minorHAnsi"/>
          <w:i/>
          <w:iCs/>
        </w:rPr>
        <w:t>H</w:t>
      </w:r>
      <w:r>
        <w:rPr>
          <w:rFonts w:eastAsiaTheme="minorEastAsia" w:cstheme="minorHAnsi"/>
          <w:i/>
          <w:iCs/>
          <w:vertAlign w:val="subscript"/>
        </w:rPr>
        <w:t>t</w:t>
      </w:r>
      <w:r>
        <w:rPr>
          <w:rFonts w:eastAsiaTheme="minorEastAsia" w:cstheme="minorHAnsi"/>
          <w:i/>
          <w:iCs/>
        </w:rPr>
        <w:t xml:space="preserve">, </w:t>
      </w:r>
      <w:r>
        <w:rPr>
          <w:rFonts w:eastAsiaTheme="minorEastAsia" w:cstheme="minorHAnsi"/>
        </w:rPr>
        <w:t xml:space="preserve">where </w:t>
      </w:r>
      <w:r>
        <w:rPr>
          <w:rFonts w:eastAsiaTheme="minorEastAsia" w:cstheme="minorHAnsi"/>
          <w:i/>
          <w:iCs/>
        </w:rPr>
        <w:t>H</w:t>
      </w:r>
      <w:r>
        <w:rPr>
          <w:rFonts w:eastAsiaTheme="minorEastAsia" w:cstheme="minorHAnsi"/>
        </w:rPr>
        <w:t xml:space="preserve"> can be either </w:t>
      </w:r>
      <w:r>
        <w:rPr>
          <w:rFonts w:eastAsiaTheme="minorEastAsia" w:cstheme="minorHAnsi"/>
          <w:i/>
          <w:iCs/>
        </w:rPr>
        <w:t>R</w:t>
      </w:r>
      <w:r>
        <w:rPr>
          <w:rFonts w:eastAsiaTheme="minorEastAsia" w:cstheme="minorHAnsi"/>
        </w:rPr>
        <w:t xml:space="preserve"> for right handedness or </w:t>
      </w:r>
      <w:r>
        <w:rPr>
          <w:rFonts w:eastAsiaTheme="minorEastAsia" w:cstheme="minorHAnsi"/>
          <w:i/>
          <w:iCs/>
        </w:rPr>
        <w:t>L</w:t>
      </w:r>
      <w:r>
        <w:rPr>
          <w:rFonts w:eastAsiaTheme="minorEastAsia" w:cstheme="minorHAnsi"/>
        </w:rPr>
        <w:t xml:space="preserve"> for left handedness. Therefore, </w:t>
      </w:r>
    </w:p>
    <w:p w14:paraId="188F6ABB" w14:textId="514A5A5E" w:rsidR="008877F3" w:rsidRDefault="008877F3" w:rsidP="00CB5F62">
      <w:pPr>
        <w:rPr>
          <w:rFonts w:eastAsiaTheme="minorEastAsia" w:cstheme="minorHAnsi"/>
        </w:rPr>
      </w:pPr>
      <m:oMathPara>
        <m:oMath>
          <m:r>
            <w:rPr>
              <w:rFonts w:ascii="Cambria Math" w:hAnsi="Cambria Math"/>
            </w:rPr>
            <w:lastRenderedPageBreak/>
            <m:t>O=</m:t>
          </m:r>
          <m:d>
            <m:dPr>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e>
                </m:mr>
                <m:m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mr>
                <m:m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mr>
              </m:m>
            </m:e>
          </m:d>
        </m:oMath>
      </m:oMathPara>
    </w:p>
    <w:p w14:paraId="63D37613" w14:textId="22127B54" w:rsidR="00E15177" w:rsidRPr="00EA41E6" w:rsidRDefault="00E15177" w:rsidP="00E15177">
      <w:r>
        <w:rPr>
          <w:rFonts w:eastAsiaTheme="minorEastAsia"/>
        </w:rPr>
        <w:t xml:space="preserve">Using the nuisance parameters </w:t>
      </w:r>
      <w:r w:rsidRPr="00A96F99">
        <w:rPr>
          <w:rFonts w:eastAsiaTheme="minorEastAsia"/>
          <w:i/>
          <w:iCs/>
        </w:rPr>
        <w:t>w</w:t>
      </w:r>
      <w:r>
        <w:rPr>
          <w:rFonts w:eastAsiaTheme="minorEastAsia"/>
        </w:rPr>
        <w:t xml:space="preserve"> and </w:t>
      </w:r>
      <w:r w:rsidRPr="00A96F99">
        <w:rPr>
          <w:rFonts w:eastAsiaTheme="minorEastAsia"/>
          <w:i/>
          <w:iCs/>
        </w:rPr>
        <w:t>x</w:t>
      </w:r>
      <w:r>
        <w:rPr>
          <w:rFonts w:eastAsiaTheme="minorEastAsia"/>
        </w:rPr>
        <w:t xml:space="preserve"> described in the adjustment of familial data, in the case of </w:t>
      </w:r>
      <w:r w:rsidRPr="00E15177">
        <w:rPr>
          <w:rFonts w:eastAsiaTheme="minorEastAsia"/>
          <w:i/>
          <w:iCs/>
        </w:rPr>
        <w:t>m</w:t>
      </w:r>
      <w:r w:rsidRPr="00E15177">
        <w:rPr>
          <w:rFonts w:eastAsiaTheme="minorEastAsia"/>
          <w:i/>
          <w:iCs/>
          <w:vertAlign w:val="subscript"/>
        </w:rPr>
        <w:t>o</w:t>
      </w:r>
      <w:r w:rsidRPr="00E15177">
        <w:rPr>
          <w:rFonts w:eastAsiaTheme="minorEastAsia"/>
          <w:i/>
          <w:iCs/>
        </w:rPr>
        <w:t>&gt;t</w:t>
      </w:r>
      <w:r>
        <w:rPr>
          <w:rFonts w:eastAsiaTheme="minorEastAsia"/>
        </w:rPr>
        <w:t xml:space="preserve"> </w:t>
      </w:r>
      <w:r w:rsidRPr="00EF21D5">
        <w:t>the matrix</w:t>
      </w:r>
      <w:r>
        <w:t xml:space="preserve"> </w:t>
      </w:r>
      <w:r w:rsidRPr="00E15177">
        <w:rPr>
          <w:i/>
          <w:iCs/>
        </w:rPr>
        <w:t>O</w:t>
      </w:r>
      <w:r>
        <w:t xml:space="preserve"> </w:t>
      </w:r>
      <w:r w:rsidRPr="00EF21D5">
        <w:t>is given by</w:t>
      </w:r>
    </w:p>
    <w:p w14:paraId="42659097" w14:textId="77777777" w:rsidR="00E15177" w:rsidRDefault="00E15177" w:rsidP="00E15177">
      <m:oMathPara>
        <m:oMath>
          <m:r>
            <m:rPr>
              <m:sty m:val="p"/>
            </m:rPr>
            <w:rPr>
              <w:rFonts w:ascii="Cambria Math" w:hAnsi="Cambria Math"/>
            </w:rPr>
            <m:t>O=</m:t>
          </m:r>
          <m:d>
            <m:dPr>
              <m:ctrlPr>
                <w:rPr>
                  <w:rFonts w:ascii="Cambria Math" w:hAnsi="Cambria Math"/>
                </w:rPr>
              </m:ctrlPr>
            </m:dPr>
            <m:e>
              <m:m>
                <m:mPr>
                  <m:mcs>
                    <m:mc>
                      <m:mcPr>
                        <m:count m:val="3"/>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r>
                              <w:rPr>
                                <w:rFonts w:ascii="Cambria Math" w:hAnsi="Cambria Math"/>
                              </w:rPr>
                              <m:t>1-w</m:t>
                            </m:r>
                          </m:e>
                        </m:d>
                      </m:e>
                      <m:sup>
                        <m:r>
                          <w:rPr>
                            <w:rFonts w:ascii="Cambria Math" w:hAnsi="Cambria Math"/>
                          </w:rPr>
                          <m:t>2</m:t>
                        </m:r>
                      </m:sup>
                    </m:sSup>
                  </m:e>
                  <m:e>
                    <m:r>
                      <w:rPr>
                        <w:rFonts w:ascii="Cambria Math" w:hAnsi="Cambria Math"/>
                      </w:rPr>
                      <m:t>2w</m:t>
                    </m:r>
                    <m:d>
                      <m:dPr>
                        <m:ctrlPr>
                          <w:rPr>
                            <w:rFonts w:ascii="Cambria Math" w:hAnsi="Cambria Math"/>
                            <w:i/>
                          </w:rPr>
                        </m:ctrlPr>
                      </m:dPr>
                      <m:e>
                        <m:r>
                          <w:rPr>
                            <w:rFonts w:ascii="Cambria Math" w:hAnsi="Cambria Math"/>
                          </w:rPr>
                          <m:t>1-w</m:t>
                        </m:r>
                      </m:e>
                    </m:d>
                  </m:e>
                  <m:e>
                    <m:sSup>
                      <m:sSupPr>
                        <m:ctrlPr>
                          <w:rPr>
                            <w:rFonts w:ascii="Cambria Math" w:hAnsi="Cambria Math"/>
                            <w:i/>
                          </w:rPr>
                        </m:ctrlPr>
                      </m:sSupPr>
                      <m:e>
                        <m:r>
                          <w:rPr>
                            <w:rFonts w:ascii="Cambria Math" w:hAnsi="Cambria Math"/>
                          </w:rPr>
                          <m:t>w</m:t>
                        </m:r>
                      </m:e>
                      <m:sup>
                        <m:r>
                          <w:rPr>
                            <w:rFonts w:ascii="Cambria Math" w:hAnsi="Cambria Math"/>
                          </w:rPr>
                          <m:t>2</m:t>
                        </m:r>
                      </m:sup>
                    </m:sSup>
                  </m:e>
                </m:mr>
                <m:mr>
                  <m:e>
                    <m:r>
                      <w:rPr>
                        <w:rFonts w:ascii="Cambria Math" w:hAnsi="Cambria Math"/>
                      </w:rPr>
                      <m:t>0</m:t>
                    </m:r>
                  </m:e>
                  <m:e>
                    <m:r>
                      <w:rPr>
                        <w:rFonts w:ascii="Cambria Math" w:hAnsi="Cambria Math"/>
                      </w:rPr>
                      <m:t>2</m:t>
                    </m:r>
                    <m:d>
                      <m:dPr>
                        <m:ctrlPr>
                          <w:rPr>
                            <w:rFonts w:ascii="Cambria Math" w:hAnsi="Cambria Math"/>
                            <w:i/>
                          </w:rPr>
                        </m:ctrlPr>
                      </m:dPr>
                      <m:e>
                        <m:r>
                          <w:rPr>
                            <w:rFonts w:ascii="Cambria Math" w:hAnsi="Cambria Math"/>
                          </w:rPr>
                          <m:t>1-w</m:t>
                        </m:r>
                      </m:e>
                    </m:d>
                  </m:e>
                  <m:e>
                    <m:r>
                      <w:rPr>
                        <w:rFonts w:ascii="Cambria Math" w:hAnsi="Cambria Math"/>
                      </w:rPr>
                      <m:t>w</m:t>
                    </m:r>
                  </m:e>
                </m:mr>
                <m:mr>
                  <m:e>
                    <m:r>
                      <w:rPr>
                        <w:rFonts w:ascii="Cambria Math" w:hAnsi="Cambria Math"/>
                      </w:rPr>
                      <m:t>0</m:t>
                    </m:r>
                  </m:e>
                  <m:e>
                    <m:r>
                      <w:rPr>
                        <w:rFonts w:ascii="Cambria Math" w:hAnsi="Cambria Math"/>
                      </w:rPr>
                      <m:t>0</m:t>
                    </m:r>
                  </m:e>
                  <m:e>
                    <m:r>
                      <w:rPr>
                        <w:rFonts w:ascii="Cambria Math" w:hAnsi="Cambria Math"/>
                      </w:rPr>
                      <m:t>1</m:t>
                    </m:r>
                  </m:e>
                </m:mr>
              </m:m>
            </m:e>
          </m:d>
        </m:oMath>
      </m:oMathPara>
    </w:p>
    <w:p w14:paraId="4D68DAF4" w14:textId="51264792" w:rsidR="00E15177" w:rsidRDefault="00A96F99" w:rsidP="00E15177">
      <w:r>
        <w:t>and i</w:t>
      </w:r>
      <w:r w:rsidR="00E15177">
        <w:t xml:space="preserve">n the case where </w:t>
      </w:r>
      <w:r w:rsidR="00E15177" w:rsidRPr="00E15177">
        <w:rPr>
          <w:rFonts w:eastAsiaTheme="minorEastAsia"/>
          <w:i/>
          <w:iCs/>
        </w:rPr>
        <w:t>m</w:t>
      </w:r>
      <w:r w:rsidR="00E15177" w:rsidRPr="00E15177">
        <w:rPr>
          <w:rFonts w:eastAsiaTheme="minorEastAsia"/>
          <w:i/>
          <w:iCs/>
          <w:vertAlign w:val="subscript"/>
        </w:rPr>
        <w:t>o</w:t>
      </w:r>
      <w:r w:rsidR="00E15177">
        <w:rPr>
          <w:rFonts w:eastAsiaTheme="minorEastAsia"/>
          <w:i/>
          <w:iCs/>
        </w:rPr>
        <w:t>&lt;</w:t>
      </w:r>
      <w:r w:rsidR="00E15177" w:rsidRPr="00E15177">
        <w:rPr>
          <w:rFonts w:eastAsiaTheme="minorEastAsia"/>
          <w:i/>
          <w:iCs/>
        </w:rPr>
        <w:t>t</w:t>
      </w:r>
      <w:r w:rsidR="00E15177">
        <w:rPr>
          <w:rFonts w:eastAsiaTheme="minorEastAsia"/>
        </w:rPr>
        <w:t xml:space="preserve">, the matrix </w:t>
      </w:r>
      <w:r w:rsidR="00E15177">
        <w:rPr>
          <w:rFonts w:eastAsiaTheme="minorEastAsia"/>
          <w:i/>
          <w:iCs/>
        </w:rPr>
        <w:t xml:space="preserve">O </w:t>
      </w:r>
      <w:r w:rsidR="00E15177" w:rsidRPr="00E15177">
        <w:t>is</w:t>
      </w:r>
      <w:r w:rsidR="00E15177">
        <w:t xml:space="preserve"> given by</w:t>
      </w:r>
    </w:p>
    <w:p w14:paraId="4AA4A446" w14:textId="77777777" w:rsidR="00E15177" w:rsidRDefault="00E15177" w:rsidP="00E15177">
      <w:pPr>
        <w:jc w:val="center"/>
      </w:pPr>
      <m:oMathPara>
        <m:oMath>
          <m:r>
            <w:rPr>
              <w:rFonts w:ascii="Cambria Math" w:hAnsi="Cambria Math"/>
            </w:rPr>
            <m:t>O=</m:t>
          </m:r>
          <m:d>
            <m:dPr>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x</m:t>
                    </m:r>
                  </m:e>
                  <m:e>
                    <m:d>
                      <m:dPr>
                        <m:ctrlPr>
                          <w:rPr>
                            <w:rFonts w:ascii="Cambria Math" w:hAnsi="Cambria Math"/>
                            <w:i/>
                          </w:rPr>
                        </m:ctrlPr>
                      </m:dPr>
                      <m:e>
                        <m:r>
                          <w:rPr>
                            <w:rFonts w:ascii="Cambria Math" w:hAnsi="Cambria Math"/>
                          </w:rPr>
                          <m:t>1-x</m:t>
                        </m:r>
                      </m:e>
                    </m:d>
                  </m:e>
                  <m:e>
                    <m:r>
                      <w:rPr>
                        <w:rFonts w:ascii="Cambria Math" w:hAnsi="Cambria Math"/>
                      </w:rPr>
                      <m:t>0</m:t>
                    </m:r>
                  </m:e>
                </m:mr>
                <m:mr>
                  <m:e>
                    <m:sSup>
                      <m:sSupPr>
                        <m:ctrlPr>
                          <w:rPr>
                            <w:rFonts w:ascii="Cambria Math" w:hAnsi="Cambria Math"/>
                            <w:i/>
                          </w:rPr>
                        </m:ctrlPr>
                      </m:sSupPr>
                      <m:e>
                        <m:r>
                          <w:rPr>
                            <w:rFonts w:ascii="Cambria Math" w:hAnsi="Cambria Math"/>
                          </w:rPr>
                          <m:t>x</m:t>
                        </m:r>
                      </m:e>
                      <m:sup>
                        <m:r>
                          <w:rPr>
                            <w:rFonts w:ascii="Cambria Math" w:hAnsi="Cambria Math"/>
                          </w:rPr>
                          <m:t>2</m:t>
                        </m:r>
                      </m:sup>
                    </m:sSup>
                  </m:e>
                  <m:e>
                    <m:r>
                      <w:rPr>
                        <w:rFonts w:ascii="Cambria Math" w:hAnsi="Cambria Math"/>
                      </w:rPr>
                      <m:t>2x</m:t>
                    </m:r>
                    <m:d>
                      <m:dPr>
                        <m:ctrlPr>
                          <w:rPr>
                            <w:rFonts w:ascii="Cambria Math" w:hAnsi="Cambria Math"/>
                            <w:i/>
                          </w:rPr>
                        </m:ctrlPr>
                      </m:dPr>
                      <m:e>
                        <m:r>
                          <w:rPr>
                            <w:rFonts w:ascii="Cambria Math" w:hAnsi="Cambria Math"/>
                          </w:rPr>
                          <m:t>1-x</m:t>
                        </m:r>
                      </m:e>
                    </m:d>
                  </m:e>
                  <m:e>
                    <m:sSup>
                      <m:sSupPr>
                        <m:ctrlPr>
                          <w:rPr>
                            <w:rFonts w:ascii="Cambria Math" w:hAnsi="Cambria Math"/>
                            <w:i/>
                          </w:rPr>
                        </m:ctrlPr>
                      </m:sSupPr>
                      <m:e>
                        <m:d>
                          <m:dPr>
                            <m:ctrlPr>
                              <w:rPr>
                                <w:rFonts w:ascii="Cambria Math" w:hAnsi="Cambria Math"/>
                                <w:i/>
                              </w:rPr>
                            </m:ctrlPr>
                          </m:dPr>
                          <m:e>
                            <m:r>
                              <w:rPr>
                                <w:rFonts w:ascii="Cambria Math" w:hAnsi="Cambria Math"/>
                              </w:rPr>
                              <m:t>1-x</m:t>
                            </m:r>
                          </m:e>
                        </m:d>
                      </m:e>
                      <m:sup>
                        <m:r>
                          <w:rPr>
                            <w:rFonts w:ascii="Cambria Math" w:hAnsi="Cambria Math"/>
                          </w:rPr>
                          <m:t>2</m:t>
                        </m:r>
                      </m:sup>
                    </m:sSup>
                  </m:e>
                </m:mr>
              </m:m>
            </m:e>
          </m:d>
        </m:oMath>
      </m:oMathPara>
    </w:p>
    <w:p w14:paraId="53E04AA1" w14:textId="77777777" w:rsidR="008877F3" w:rsidRDefault="008877F3" w:rsidP="00CB5F62">
      <w:r>
        <w:rPr>
          <w:highlight w:val="white"/>
        </w:rPr>
        <w:t xml:space="preserve">The </w:t>
      </w:r>
      <w:r w:rsidRPr="00EF21D5">
        <w:rPr>
          <w:highlight w:val="white"/>
        </w:rPr>
        <w:t xml:space="preserve">matrix </w:t>
      </w:r>
      <w:r w:rsidRPr="0042127B">
        <w:rPr>
          <w:i/>
          <w:iCs/>
          <w:highlight w:val="white"/>
        </w:rPr>
        <w:t>T</w:t>
      </w:r>
      <w:r w:rsidRPr="0042127B">
        <w:rPr>
          <w:highlight w:val="white"/>
        </w:rPr>
        <w:t xml:space="preserve"> </w:t>
      </w:r>
      <w:r>
        <w:rPr>
          <w:highlight w:val="white"/>
        </w:rPr>
        <w:t xml:space="preserve">of </w:t>
      </w:r>
      <w:r w:rsidRPr="00EF21D5">
        <w:rPr>
          <w:highlight w:val="white"/>
        </w:rPr>
        <w:t xml:space="preserve">expected </w:t>
      </w:r>
      <w:r>
        <w:rPr>
          <w:highlight w:val="white"/>
        </w:rPr>
        <w:t>frequencies</w:t>
      </w:r>
      <w:r w:rsidRPr="00EF21D5">
        <w:rPr>
          <w:highlight w:val="white"/>
        </w:rPr>
        <w:t xml:space="preserve"> of a tru</w:t>
      </w:r>
      <w:r>
        <w:rPr>
          <w:highlight w:val="white"/>
        </w:rPr>
        <w:t>e</w:t>
      </w:r>
      <w:r w:rsidRPr="00EF21D5">
        <w:rPr>
          <w:highlight w:val="white"/>
        </w:rPr>
        <w:t xml:space="preserve"> </w:t>
      </w:r>
      <w:r>
        <w:t xml:space="preserve">phenotypes </w:t>
      </w:r>
      <w:r w:rsidRPr="008877F3">
        <w:rPr>
          <w:rFonts w:eastAsiaTheme="minorEastAsia" w:cstheme="minorHAnsi"/>
          <w:i/>
          <w:iCs/>
        </w:rPr>
        <w:t>H</w:t>
      </w:r>
      <w:r>
        <w:rPr>
          <w:rFonts w:eastAsiaTheme="minorEastAsia" w:cstheme="minorHAnsi"/>
          <w:i/>
          <w:iCs/>
          <w:vertAlign w:val="subscript"/>
        </w:rPr>
        <w:t>t</w:t>
      </w:r>
      <w:r>
        <w:rPr>
          <w:rFonts w:eastAsiaTheme="minorEastAsia" w:cstheme="minorHAnsi"/>
          <w:i/>
          <w:iCs/>
        </w:rPr>
        <w:t>-</w:t>
      </w:r>
      <w:r w:rsidRPr="008877F3">
        <w:rPr>
          <w:rFonts w:eastAsiaTheme="minorEastAsia" w:cstheme="minorHAnsi"/>
          <w:i/>
          <w:iCs/>
        </w:rPr>
        <w:t xml:space="preserve"> H</w:t>
      </w:r>
      <w:r>
        <w:rPr>
          <w:rFonts w:eastAsiaTheme="minorEastAsia" w:cstheme="minorHAnsi"/>
          <w:i/>
          <w:iCs/>
          <w:vertAlign w:val="subscript"/>
        </w:rPr>
        <w:t>t</w:t>
      </w:r>
      <w:r>
        <w:rPr>
          <w:rFonts w:eastAsiaTheme="minorEastAsia" w:cstheme="minorHAnsi"/>
        </w:rPr>
        <w:t xml:space="preserve"> being </w:t>
      </w:r>
      <w:r w:rsidRPr="00EF21D5">
        <w:rPr>
          <w:highlight w:val="white"/>
        </w:rPr>
        <w:t>born to tru</w:t>
      </w:r>
      <w:r>
        <w:rPr>
          <w:highlight w:val="white"/>
        </w:rPr>
        <w:t>e</w:t>
      </w:r>
      <w:r w:rsidRPr="00EF21D5">
        <w:rPr>
          <w:highlight w:val="white"/>
        </w:rPr>
        <w:t xml:space="preserve"> right-handed, left-handed, and mixed-handed parents</w:t>
      </w:r>
      <w:r>
        <w:t xml:space="preserve">, </w:t>
      </w:r>
    </w:p>
    <w:p w14:paraId="77BC3B12" w14:textId="7C0436AB" w:rsidR="008877F3" w:rsidRPr="00EF21D5" w:rsidRDefault="00E15177" w:rsidP="008877F3">
      <w:pPr>
        <w:rPr>
          <w:rFonts w:ascii="Calibri" w:hAnsi="Calibri"/>
          <w:shd w:val="clear" w:color="auto" w:fill="FFFFFF"/>
        </w:rPr>
      </w:pPr>
      <m:oMathPara>
        <m:oMath>
          <m:r>
            <w:rPr>
              <w:rFonts w:ascii="Cambria Math" w:hAnsi="Cambria Math"/>
              <w:shd w:val="clear" w:color="auto" w:fill="FFFFFF"/>
            </w:rPr>
            <m:t>T</m:t>
          </m:r>
          <m:r>
            <m:rPr>
              <m:sty m:val="p"/>
            </m:rPr>
            <w:rPr>
              <w:rFonts w:ascii="Cambria Math" w:hAnsi="Cambria Math"/>
              <w:shd w:val="clear" w:color="auto" w:fill="FFFFFF"/>
            </w:rPr>
            <m:t>=</m:t>
          </m:r>
          <m:d>
            <m:dPr>
              <m:ctrlPr>
                <w:rPr>
                  <w:rFonts w:ascii="Cambria Math" w:hAnsi="Cambria Math"/>
                  <w:shd w:val="clear" w:color="auto" w:fill="FFFFFF"/>
                </w:rPr>
              </m:ctrlPr>
            </m:dPr>
            <m:e>
              <m:m>
                <m:mPr>
                  <m:mcs>
                    <m:mc>
                      <m:mcPr>
                        <m:count m:val="3"/>
                        <m:mcJc m:val="center"/>
                      </m:mcPr>
                    </m:mc>
                  </m:mcs>
                  <m:ctrlPr>
                    <w:rPr>
                      <w:rFonts w:ascii="Cambria Math" w:hAnsi="Cambria Math"/>
                      <w:shd w:val="clear" w:color="auto" w:fill="FFFFFF"/>
                    </w:rPr>
                  </m:ctrlPr>
                </m:mPr>
                <m:mr>
                  <m:e>
                    <m:r>
                      <w:rPr>
                        <w:rFonts w:ascii="Cambria Math" w:hAnsi="Cambria Math"/>
                        <w:shd w:val="clear" w:color="auto" w:fill="FFFFFF"/>
                      </w:rPr>
                      <m:t>p</m:t>
                    </m:r>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m:rPr>
                            <m:sty m:val="p"/>
                          </m:rPr>
                          <w:rPr>
                            <w:rFonts w:ascii="Cambria Math" w:hAnsi="Cambria Math"/>
                            <w:shd w:val="clear" w:color="auto" w:fill="FFFFFF"/>
                          </w:rPr>
                          <m:t>t</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sSub>
                              <m:sSubPr>
                                <m:ctrlPr>
                                  <w:rPr>
                                    <w:rFonts w:ascii="Cambria Math" w:hAnsi="Cambria Math"/>
                                    <w:i/>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w:rPr>
                                <w:rFonts w:ascii="Cambria Math" w:hAnsi="Cambria Math"/>
                                <w:shd w:val="clear" w:color="auto" w:fill="FFFFFF"/>
                              </w:rPr>
                              <m:t>-L</m:t>
                            </m:r>
                          </m:e>
                          <m:sub>
                            <m:r>
                              <w:rPr>
                                <w:rFonts w:ascii="Cambria Math" w:hAnsi="Cambria Math"/>
                                <w:shd w:val="clear" w:color="auto" w:fill="FFFFFF"/>
                              </w:rPr>
                              <m:t>t</m:t>
                            </m:r>
                          </m:sub>
                        </m:sSub>
                      </m:e>
                    </m:d>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w:rPr>
                                <w:rFonts w:ascii="Cambria Math" w:hAnsi="Cambria Math"/>
                                <w:shd w:val="clear" w:color="auto" w:fill="FFFFFF"/>
                              </w:rPr>
                              <m:t>-L</m:t>
                            </m:r>
                          </m:e>
                          <m:sub>
                            <m:r>
                              <w:rPr>
                                <w:rFonts w:ascii="Cambria Math" w:hAnsi="Cambria Math"/>
                                <w:shd w:val="clear" w:color="auto" w:fill="FFFFFF"/>
                              </w:rPr>
                              <m:t>t</m:t>
                            </m:r>
                          </m:sub>
                        </m:sSub>
                      </m:e>
                    </m:d>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ctrlPr>
                      <w:rPr>
                        <w:rFonts w:ascii="Cambria Math" w:eastAsia="Cambria Math" w:hAnsi="Cambria Math" w:cs="Cambria Math"/>
                        <w:i/>
                        <w:shd w:val="clear" w:color="auto" w:fill="FFFFFF"/>
                      </w:rPr>
                    </m:ctrlPr>
                  </m:e>
                </m:mr>
                <m:mr>
                  <m:e>
                    <m:r>
                      <w:rPr>
                        <w:rFonts w:ascii="Cambria Math" w:hAnsi="Cambria Math"/>
                        <w:shd w:val="clear" w:color="auto" w:fill="FFFFFF"/>
                      </w:rPr>
                      <m:t>p</m:t>
                    </m:r>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m:rPr>
                            <m:sty m:val="p"/>
                          </m:rPr>
                          <w:rPr>
                            <w:rFonts w:ascii="Cambria Math" w:hAnsi="Cambria Math"/>
                            <w:shd w:val="clear" w:color="auto" w:fill="FFFFFF"/>
                          </w:rPr>
                          <m:t>t</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sSub>
                              <m:sSubPr>
                                <m:ctrlPr>
                                  <w:rPr>
                                    <w:rFonts w:ascii="Cambria Math" w:hAnsi="Cambria Math"/>
                                    <w:i/>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w:rPr>
                                <w:rFonts w:ascii="Cambria Math" w:hAnsi="Cambria Math"/>
                                <w:shd w:val="clear" w:color="auto" w:fill="FFFFFF"/>
                              </w:rPr>
                              <m:t>-L</m:t>
                            </m:r>
                          </m:e>
                          <m:sub>
                            <m:r>
                              <w:rPr>
                                <w:rFonts w:ascii="Cambria Math" w:hAnsi="Cambria Math"/>
                                <w:shd w:val="clear" w:color="auto" w:fill="FFFFFF"/>
                              </w:rPr>
                              <m:t>t</m:t>
                            </m:r>
                          </m:sub>
                        </m:sSub>
                      </m:e>
                    </m:d>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w:rPr>
                                <w:rFonts w:ascii="Cambria Math" w:hAnsi="Cambria Math"/>
                                <w:shd w:val="clear" w:color="auto" w:fill="FFFFFF"/>
                              </w:rPr>
                              <m:t>-L</m:t>
                            </m:r>
                          </m:e>
                          <m:sub>
                            <m:r>
                              <w:rPr>
                                <w:rFonts w:ascii="Cambria Math" w:hAnsi="Cambria Math"/>
                                <w:shd w:val="clear" w:color="auto" w:fill="FFFFFF"/>
                              </w:rPr>
                              <m:t>t</m:t>
                            </m:r>
                          </m:sub>
                        </m:sSub>
                      </m:e>
                    </m:d>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ctrlPr>
                      <w:rPr>
                        <w:rFonts w:ascii="Cambria Math" w:eastAsia="Cambria Math" w:hAnsi="Cambria Math" w:cs="Cambria Math"/>
                        <w:i/>
                        <w:shd w:val="clear" w:color="auto" w:fill="FFFFFF"/>
                      </w:rPr>
                    </m:ctrlPr>
                  </m:e>
                </m:mr>
                <m:mr>
                  <m:e>
                    <m:r>
                      <w:rPr>
                        <w:rFonts w:ascii="Cambria Math" w:hAnsi="Cambria Math"/>
                        <w:shd w:val="clear" w:color="auto" w:fill="FFFFFF"/>
                      </w:rPr>
                      <m:t>p</m:t>
                    </m:r>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R</m:t>
                        </m:r>
                      </m:e>
                      <m:sub>
                        <m:r>
                          <m:rPr>
                            <m:sty m:val="p"/>
                          </m:rPr>
                          <w:rPr>
                            <w:rFonts w:ascii="Cambria Math" w:hAnsi="Cambria Math"/>
                            <w:shd w:val="clear" w:color="auto" w:fill="FFFFFF"/>
                          </w:rPr>
                          <m:t>t</m:t>
                        </m:r>
                      </m:sub>
                    </m:sSub>
                    <m:r>
                      <m:rPr>
                        <m:sty m:val="p"/>
                      </m:rPr>
                      <w:rPr>
                        <w:rFonts w:ascii="Cambria Math" w:hAnsi="Cambria Math"/>
                        <w:shd w:val="clear" w:color="auto" w:fill="FFFFFF"/>
                      </w:rPr>
                      <m:t>|</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sSub>
                              <m:sSubPr>
                                <m:ctrlPr>
                                  <w:rPr>
                                    <w:rFonts w:ascii="Cambria Math" w:hAnsi="Cambria Math"/>
                                    <w:i/>
                                    <w:shd w:val="clear" w:color="auto" w:fill="FFFFFF"/>
                                  </w:rPr>
                                </m:ctrlPr>
                              </m:sSubPr>
                              <m:e>
                                <m:r>
                                  <w:rPr>
                                    <w:rFonts w:ascii="Cambria Math" w:hAnsi="Cambria Math"/>
                                    <w:shd w:val="clear" w:color="auto" w:fill="FFFFFF"/>
                                  </w:rPr>
                                  <m:t>R</m:t>
                                </m:r>
                              </m:e>
                              <m:sub>
                                <m:r>
                                  <w:rPr>
                                    <w:rFonts w:ascii="Cambria Math" w:hAnsi="Cambria Math"/>
                                    <w:shd w:val="clear" w:color="auto" w:fill="FFFFFF"/>
                                  </w:rPr>
                                  <m:t>t</m:t>
                                </m:r>
                              </m:sub>
                            </m:sSub>
                            <m:r>
                              <w:rPr>
                                <w:rFonts w:ascii="Cambria Math" w:hAnsi="Cambria Math"/>
                                <w:shd w:val="clear" w:color="auto" w:fill="FFFFFF"/>
                              </w:rPr>
                              <m:t>-L</m:t>
                            </m:r>
                          </m:e>
                          <m:sub>
                            <m:r>
                              <w:rPr>
                                <w:rFonts w:ascii="Cambria Math" w:hAnsi="Cambria Math"/>
                                <w:shd w:val="clear" w:color="auto" w:fill="FFFFFF"/>
                              </w:rPr>
                              <m:t>t</m:t>
                            </m:r>
                          </m:sub>
                        </m:sSub>
                      </m:e>
                    </m:d>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ctrlPr>
                      <w:rPr>
                        <w:rFonts w:ascii="Cambria Math" w:eastAsia="Cambria Math" w:hAnsi="Cambria Math" w:cs="Cambria Math"/>
                        <w:shd w:val="clear" w:color="auto" w:fill="FFFFFF"/>
                      </w:rPr>
                    </m:ctrlPr>
                  </m:e>
                  <m:e>
                    <m:r>
                      <w:rPr>
                        <w:rFonts w:ascii="Cambria Math" w:hAnsi="Cambria Math"/>
                        <w:shd w:val="clear" w:color="auto" w:fill="FFFFFF"/>
                      </w:rPr>
                      <m:t>p</m:t>
                    </m:r>
                    <m:d>
                      <m:dPr>
                        <m:endChr m:val="|"/>
                        <m:ctrlPr>
                          <w:rPr>
                            <w:rFonts w:ascii="Cambria Math" w:hAnsi="Cambria Math"/>
                            <w:shd w:val="clear" w:color="auto" w:fill="FFFFFF"/>
                          </w:rPr>
                        </m:ctrlPr>
                      </m:dPr>
                      <m:e>
                        <m:sSub>
                          <m:sSubPr>
                            <m:ctrlPr>
                              <w:rPr>
                                <w:rFonts w:ascii="Cambria Math" w:hAnsi="Cambria Math"/>
                                <w:shd w:val="clear" w:color="auto" w:fill="FFFFFF"/>
                              </w:rPr>
                            </m:ctrlPr>
                          </m:sSubPr>
                          <m:e>
                            <m:sSub>
                              <m:sSubPr>
                                <m:ctrlPr>
                                  <w:rPr>
                                    <w:rFonts w:ascii="Cambria Math" w:hAnsi="Cambria Math"/>
                                    <w:i/>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w:rPr>
                                <w:rFonts w:ascii="Cambria Math" w:hAnsi="Cambria Math"/>
                                <w:shd w:val="clear" w:color="auto" w:fill="FFFFFF"/>
                              </w:rPr>
                              <m:t>-L</m:t>
                            </m:r>
                          </m:e>
                          <m:sub>
                            <m:r>
                              <w:rPr>
                                <w:rFonts w:ascii="Cambria Math" w:hAnsi="Cambria Math"/>
                                <w:shd w:val="clear" w:color="auto" w:fill="FFFFFF"/>
                              </w:rPr>
                              <m:t>t</m:t>
                            </m:r>
                          </m:sub>
                        </m:sSub>
                      </m:e>
                    </m:d>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 xml:space="preserve"> </m:t>
                    </m:r>
                    <m:r>
                      <w:rPr>
                        <w:rFonts w:ascii="Cambria Math" w:hAnsi="Cambria Math"/>
                        <w:shd w:val="clear" w:color="auto" w:fill="FFFFFF"/>
                      </w:rPr>
                      <m:t>x</m:t>
                    </m:r>
                    <m:r>
                      <m:rPr>
                        <m:sty m:val="p"/>
                      </m:rPr>
                      <w:rPr>
                        <w:rFonts w:ascii="Cambria Math" w:hAnsi="Cambria Math"/>
                        <w:shd w:val="clear" w:color="auto" w:fill="FFFFFF"/>
                      </w:rPr>
                      <m:t xml:space="preserve"> </m:t>
                    </m:r>
                    <m:sSub>
                      <m:sSubPr>
                        <m:ctrlPr>
                          <w:rPr>
                            <w:rFonts w:ascii="Cambria Math" w:hAnsi="Cambria Math"/>
                            <w:shd w:val="clear" w:color="auto" w:fill="FFFFFF"/>
                          </w:rPr>
                        </m:ctrlPr>
                      </m:sSubPr>
                      <m:e>
                        <m:r>
                          <w:rPr>
                            <w:rFonts w:ascii="Cambria Math" w:hAnsi="Cambria Math"/>
                            <w:shd w:val="clear" w:color="auto" w:fill="FFFFFF"/>
                          </w:rPr>
                          <m:t>L</m:t>
                        </m:r>
                      </m:e>
                      <m:sub>
                        <m:r>
                          <w:rPr>
                            <w:rFonts w:ascii="Cambria Math" w:hAnsi="Cambria Math"/>
                            <w:shd w:val="clear" w:color="auto" w:fill="FFFFFF"/>
                          </w:rPr>
                          <m:t>t</m:t>
                        </m:r>
                      </m:sub>
                    </m:sSub>
                    <m:r>
                      <m:rPr>
                        <m:sty m:val="p"/>
                      </m:rPr>
                      <w:rPr>
                        <w:rFonts w:ascii="Cambria Math" w:hAnsi="Cambria Math"/>
                        <w:shd w:val="clear" w:color="auto" w:fill="FFFFFF"/>
                      </w:rPr>
                      <m:t>)</m:t>
                    </m:r>
                  </m:e>
                </m:mr>
              </m:m>
            </m:e>
          </m:d>
          <m:r>
            <m:rPr>
              <m:sty m:val="p"/>
            </m:rPr>
            <w:rPr>
              <w:rFonts w:ascii="Cambria Math" w:hAnsi="Cambria Math"/>
              <w:shd w:val="clear" w:color="auto" w:fill="FFFFFF"/>
            </w:rPr>
            <m:t>.</m:t>
          </m:r>
        </m:oMath>
      </m:oMathPara>
    </w:p>
    <w:p w14:paraId="11518BB7" w14:textId="1554BDC3" w:rsidR="008877F3" w:rsidRDefault="003A3147" w:rsidP="00F41455">
      <w:r>
        <w:rPr>
          <w:highlight w:val="white"/>
        </w:rPr>
        <w:t xml:space="preserve">which is determined by the model parameters via </w:t>
      </w:r>
      <w:r w:rsidRPr="0038639B">
        <w:t xml:space="preserve">Table </w:t>
      </w:r>
      <w:r w:rsidR="0038639B" w:rsidRPr="0038639B">
        <w:t>S2</w:t>
      </w:r>
      <w:r>
        <w:t xml:space="preserve">. </w:t>
      </w:r>
      <w:r w:rsidR="00F41455">
        <w:t>The parental phenotype distribution</w:t>
      </w:r>
      <w:r w:rsidR="0093705C">
        <w:t xml:space="preserve"> is</w:t>
      </w:r>
      <w:r w:rsidR="00F41455">
        <w:t xml:space="preserve"> given by the mode</w:t>
      </w:r>
      <w:r w:rsidR="0093705C">
        <w:t>l</w:t>
      </w:r>
      <w:r w:rsidR="00F41455">
        <w:t xml:space="preserve"> prediction,</w:t>
      </w:r>
      <w:r w:rsidR="008877F3">
        <w:t xml:space="preserve"> </w:t>
      </w:r>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=1-t, p</m:t>
        </m:r>
        <m:d>
          <m:dPr>
            <m:ctrlPr>
              <w:rPr>
                <w:rFonts w:ascii="Cambria Math" w:hAnsi="Cambria Math"/>
                <w:i/>
              </w:rPr>
            </m:ctrlPr>
          </m:dPr>
          <m:e>
            <m:r>
              <w:rPr>
                <w:rFonts w:ascii="Cambria Math" w:hAnsi="Cambria Math"/>
              </w:rPr>
              <m:t>L</m:t>
            </m:r>
          </m:e>
        </m:d>
        <m:r>
          <w:rPr>
            <w:rFonts w:ascii="Cambria Math" w:hAnsi="Cambria Math"/>
          </w:rPr>
          <m:t>=t</m:t>
        </m:r>
      </m:oMath>
      <w:r w:rsidR="00F41455">
        <w:t xml:space="preserve">. Assuming random mating we have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2</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F41455">
        <w:t>. Using the law of total probability</w:t>
      </w:r>
      <w:r w:rsidR="008877F3">
        <w:t xml:space="preserve"> </w:t>
      </w:r>
      <w:r w:rsidR="00C05A7C">
        <w:t xml:space="preserve">we </w:t>
      </w:r>
      <w:r w:rsidR="008877F3">
        <w:t>get the model prediction for the expected freqeuncy of twin phenotypes,</w:t>
      </w:r>
    </w:p>
    <w:p w14:paraId="00699751" w14:textId="7EAB858F" w:rsidR="008877F3" w:rsidRPr="004F618D" w:rsidRDefault="008877F3" w:rsidP="008877F3">
      <m:oMathPara>
        <m:oMath>
          <m:r>
            <w:rPr>
              <w:rFonts w:ascii="Cambria Math" w:hAnsi="Cambria Math"/>
            </w:rPr>
            <m:t>p</m:t>
          </m:r>
          <m:d>
            <m:dPr>
              <m:ctrlPr>
                <w:rPr>
                  <w:rFonts w:ascii="Cambria Math" w:hAnsi="Cambria Math"/>
                </w:rPr>
              </m:ctrlPr>
            </m:dPr>
            <m:e>
              <m:sSub>
                <m:sSubPr>
                  <m:ctrlPr>
                    <w:rPr>
                      <w:rFonts w:ascii="Cambria Math" w:hAnsi="Cambria Math"/>
                      <w:i/>
                      <w:iCs/>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t</m:t>
                  </m:r>
                </m:sub>
              </m:sSub>
            </m:e>
          </m:d>
          <m:r>
            <m:rPr>
              <m:sty m:val="p"/>
            </m:rPr>
            <w:rPr>
              <w:rFonts w:ascii="Cambria Math" w:hAnsi="Cambria Math"/>
            </w:rPr>
            <m:t>=</m:t>
          </m:r>
          <m:nary>
            <m:naryPr>
              <m:chr m:val="∑"/>
              <m:supHide m:val="1"/>
              <m:ctrlPr>
                <w:rPr>
                  <w:rFonts w:ascii="Cambria Math" w:hAnsi="Cambria Math"/>
                </w:rPr>
              </m:ctrlPr>
            </m:naryPr>
            <m:sub>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sub>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r>
                <w:rPr>
                  <w:rFonts w:ascii="Cambria Math" w:hAnsi="Cambria Math"/>
                </w:rPr>
                <m:t xml:space="preserve"> p</m:t>
              </m:r>
              <m:r>
                <m:rPr>
                  <m:sty m:val="p"/>
                </m:rP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t</m:t>
                  </m:r>
                </m:sub>
              </m:sSub>
              <m:d>
                <m:dPr>
                  <m:beg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e>
              </m:d>
            </m:e>
          </m:nary>
        </m:oMath>
      </m:oMathPara>
    </w:p>
    <w:p w14:paraId="6AB435F1" w14:textId="7F9B8C11" w:rsidR="006C3657" w:rsidRPr="00AB0D16" w:rsidRDefault="00F41455" w:rsidP="00CB5F62">
      <w:pPr>
        <w:rPr>
          <w:rtl/>
          <w:lang w:val="en-US"/>
        </w:rPr>
      </w:pPr>
      <w:r>
        <w:t xml:space="preserve">Thus, the </w:t>
      </w:r>
      <w:r w:rsidRPr="00EF21D5">
        <w:rPr>
          <w:i/>
          <w:highlight w:val="white"/>
        </w:rPr>
        <w:t>measured incidence</w:t>
      </w:r>
      <w:r w:rsidRPr="00EF21D5">
        <w:rPr>
          <w:highlight w:val="white"/>
        </w:rPr>
        <w:t xml:space="preserve"> </w:t>
      </w:r>
      <w:r w:rsidR="006C3657">
        <w:t>matrix M</w:t>
      </w:r>
      <w:r>
        <w:t xml:space="preserve"> is given by</w:t>
      </w:r>
    </w:p>
    <w:p w14:paraId="1E863C10" w14:textId="31B17582" w:rsidR="006C3657" w:rsidRPr="002B1C54" w:rsidRDefault="006C3657" w:rsidP="00CB5F62">
      <m:oMathPara>
        <m:oMath>
          <m:r>
            <w:rPr>
              <w:rFonts w:ascii="Cambria Math" w:hAnsi="Cambria Math"/>
            </w:rPr>
            <w:lastRenderedPageBreak/>
            <m:t>M</m:t>
          </m:r>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e>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mr>
              </m:m>
            </m:e>
          </m:d>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d>
                  </m:e>
                </m:mr>
                <m:m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mr>
                <m:m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d>
                      <m:dPr>
                        <m:beg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e>
                    </m:d>
                  </m:e>
                </m:mr>
              </m:m>
            </m:e>
          </m:d>
        </m:oMath>
      </m:oMathPara>
    </w:p>
    <w:p w14:paraId="6B5318F7" w14:textId="77777777" w:rsidR="00090882" w:rsidRPr="00EF21D5" w:rsidRDefault="00090882" w:rsidP="00CB5F62">
      <w:pPr>
        <w:pStyle w:val="Heading2"/>
      </w:pPr>
      <w:bookmarkStart w:id="34" w:name="_Toc164785457"/>
      <w:bookmarkStart w:id="35" w:name="_Toc171803950"/>
      <w:r w:rsidRPr="00EF21D5">
        <w:t>Likelihood function</w:t>
      </w:r>
      <w:bookmarkEnd w:id="34"/>
      <w:bookmarkEnd w:id="35"/>
    </w:p>
    <w:p w14:paraId="6C8A3FBD" w14:textId="0D595B45" w:rsidR="00090882" w:rsidRPr="00A87049" w:rsidRDefault="00090882" w:rsidP="00CB5F62">
      <w:r>
        <w:t>The matri</w:t>
      </w:r>
      <w:r w:rsidR="007F7E69">
        <w:t>ces</w:t>
      </w:r>
      <w:r>
        <w:t xml:space="preserve"> </w:t>
      </w:r>
      <w:r w:rsidRPr="007F7E69">
        <w:rPr>
          <w:i/>
          <w:iCs/>
        </w:rPr>
        <w:t>T</w:t>
      </w:r>
      <w:r>
        <w:t xml:space="preserve"> and </w:t>
      </w:r>
      <w:r w:rsidRPr="007F7E69">
        <w:rPr>
          <w:i/>
          <w:iCs/>
        </w:rPr>
        <w:t>M</w:t>
      </w:r>
      <w:r>
        <w:t xml:space="preserve"> give </w:t>
      </w:r>
      <w:r w:rsidR="00A87049">
        <w:t xml:space="preserve">the </w:t>
      </w:r>
      <w:r>
        <w:t xml:space="preserve">expected </w:t>
      </w:r>
      <w:r w:rsidR="00A87049">
        <w:t xml:space="preserve">frequencies </w:t>
      </w:r>
      <w:r>
        <w:t xml:space="preserve">of right- and left-handed offspring born to two right-handed, mixed-handed, </w:t>
      </w:r>
      <w:r w:rsidR="00A87049">
        <w:t xml:space="preserve">and </w:t>
      </w:r>
      <w:r>
        <w:t>two left-handed parents</w:t>
      </w:r>
      <w:r w:rsidR="00A87049">
        <w:t>, without and with adjustment for criterion shift, respectively</w:t>
      </w:r>
      <w:r>
        <w:t xml:space="preserve">. Laland </w:t>
      </w:r>
      <w:r w:rsidR="00A87049">
        <w:t xml:space="preserve">et al. (1995) </w:t>
      </w:r>
      <w:r>
        <w:t xml:space="preserve">did not explicitly </w:t>
      </w:r>
      <w:r w:rsidR="00A87049">
        <w:t xml:space="preserve">report if </w:t>
      </w:r>
      <w:r>
        <w:t xml:space="preserve">they used </w:t>
      </w:r>
      <w:r w:rsidR="00A87049" w:rsidRPr="00A87049">
        <w:rPr>
          <w:i/>
          <w:iCs/>
        </w:rPr>
        <w:t>T</w:t>
      </w:r>
      <w:r w:rsidR="00A87049">
        <w:t xml:space="preserve"> or </w:t>
      </w:r>
      <w:r w:rsidR="00A87049" w:rsidRPr="00A87049">
        <w:rPr>
          <w:i/>
          <w:iCs/>
        </w:rPr>
        <w:t>M</w:t>
      </w:r>
      <w:r w:rsidR="00A87049">
        <w:t xml:space="preserve"> for the log-likelihood function (but implied the use of </w:t>
      </w:r>
      <w:r w:rsidR="00A87049" w:rsidRPr="00A87049">
        <w:rPr>
          <w:i/>
          <w:iCs/>
        </w:rPr>
        <w:t>M</w:t>
      </w:r>
      <w:r w:rsidR="00A87049">
        <w:t xml:space="preserve"> in the definition of </w:t>
      </w:r>
      <w:r w:rsidR="00A87049" w:rsidRPr="00A87049">
        <w:t>S</w:t>
      </w:r>
      <w:r w:rsidR="00A87049">
        <w:t>, which they call ‘support function’, Appendix 3). We therefore</w:t>
      </w:r>
      <w:r>
        <w:t xml:space="preserve"> examined </w:t>
      </w:r>
      <w:r w:rsidR="00A87049">
        <w:t xml:space="preserve">two log-likelihood functions, </w:t>
      </w:r>
      <w:r w:rsidR="00A87049">
        <w:rPr>
          <w:i/>
          <w:iCs/>
        </w:rPr>
        <w:t>S</w:t>
      </w:r>
      <w:r w:rsidR="00A87049" w:rsidRPr="00A87049">
        <w:rPr>
          <w:i/>
          <w:iCs/>
          <w:vertAlign w:val="subscript"/>
        </w:rPr>
        <w:t>T</w:t>
      </w:r>
      <w:r w:rsidR="00A87049">
        <w:t xml:space="preserve"> and </w:t>
      </w:r>
      <w:r w:rsidR="00A87049">
        <w:rPr>
          <w:i/>
          <w:iCs/>
        </w:rPr>
        <w:t>S</w:t>
      </w:r>
      <w:r w:rsidR="001A6BAD">
        <w:rPr>
          <w:i/>
          <w:iCs/>
          <w:vertAlign w:val="subscript"/>
          <w:lang w:val="en-US"/>
        </w:rPr>
        <w:t>M</w:t>
      </w:r>
      <w:r w:rsidR="00A87049">
        <w:t xml:space="preserve">, based on </w:t>
      </w:r>
      <w:r w:rsidR="00A87049">
        <w:rPr>
          <w:i/>
          <w:iCs/>
        </w:rPr>
        <w:t>T</w:t>
      </w:r>
      <w:r w:rsidR="00A87049">
        <w:t xml:space="preserve"> and </w:t>
      </w:r>
      <w:r w:rsidR="00A87049">
        <w:rPr>
          <w:i/>
          <w:iCs/>
        </w:rPr>
        <w:t>M</w:t>
      </w:r>
      <w:r w:rsidR="00A87049">
        <w:t xml:space="preserve">, respectively. </w:t>
      </w:r>
    </w:p>
    <w:p w14:paraId="65C72CE4" w14:textId="02298542" w:rsidR="00090882" w:rsidRDefault="00090882" w:rsidP="00CB5F62">
      <w:r>
        <w:t xml:space="preserve">The </w:t>
      </w:r>
      <w:r w:rsidR="00A87049">
        <w:t>log-</w:t>
      </w:r>
      <w:r>
        <w:t>likelihood function for the model parameters given an observed dataset is the product of the binomial probabilities of right- or left-handed children born to the three parental mating classes</w:t>
      </w:r>
      <w:r w:rsidR="00A87049">
        <w:t xml:space="preserve">. The observed number of right-handed offspring born to two right-handed parents, mix-handed parents, or two left-handed parents is </w:t>
      </w:r>
      <m:oMath>
        <m:sSub>
          <m:sSubPr>
            <m:ctrlPr>
              <w:rPr>
                <w:rFonts w:ascii="Cambria Math" w:hAnsi="Cambria Math"/>
                <w:i/>
              </w:rPr>
            </m:ctrlPr>
          </m:sSubPr>
          <m:e>
            <m:r>
              <w:rPr>
                <w:rFonts w:ascii="Cambria Math" w:hAnsi="Cambria Math"/>
              </w:rPr>
              <m:t>N</m:t>
            </m:r>
          </m:e>
          <m:sub>
            <m:r>
              <w:rPr>
                <w:rFonts w:ascii="Cambria Math" w:hAnsi="Cambria Math"/>
              </w:rPr>
              <m:t>R|R×R</m:t>
            </m:r>
          </m:sub>
        </m:sSub>
      </m:oMath>
      <w:r w:rsidR="00A87049" w:rsidRPr="00EF21D5">
        <w:t xml:space="preserve">, </w:t>
      </w:r>
      <m:oMath>
        <m:sSub>
          <m:sSubPr>
            <m:ctrlPr>
              <w:rPr>
                <w:rFonts w:ascii="Cambria Math" w:hAnsi="Cambria Math"/>
                <w:i/>
              </w:rPr>
            </m:ctrlPr>
          </m:sSubPr>
          <m:e>
            <m:r>
              <w:rPr>
                <w:rFonts w:ascii="Cambria Math" w:hAnsi="Cambria Math"/>
              </w:rPr>
              <m:t>N</m:t>
            </m:r>
          </m:e>
          <m:sub>
            <m:r>
              <w:rPr>
                <w:rFonts w:ascii="Cambria Math" w:hAnsi="Cambria Math"/>
              </w:rPr>
              <m:t>R|R×L</m:t>
            </m:r>
          </m:sub>
        </m:sSub>
      </m:oMath>
      <w:r w:rsidR="00A87049" w:rsidRPr="00EF21D5">
        <w:t xml:space="preserve"> ,  </w:t>
      </w:r>
      <m:oMath>
        <m:sSub>
          <m:sSubPr>
            <m:ctrlPr>
              <w:rPr>
                <w:rFonts w:ascii="Cambria Math" w:hAnsi="Cambria Math"/>
                <w:i/>
              </w:rPr>
            </m:ctrlPr>
          </m:sSubPr>
          <m:e>
            <m:r>
              <w:rPr>
                <w:rFonts w:ascii="Cambria Math" w:hAnsi="Cambria Math"/>
              </w:rPr>
              <m:t>N</m:t>
            </m:r>
          </m:e>
          <m:sub>
            <m:r>
              <w:rPr>
                <w:rFonts w:ascii="Cambria Math" w:hAnsi="Cambria Math"/>
              </w:rPr>
              <m:t>R|L×L</m:t>
            </m:r>
          </m:sub>
        </m:sSub>
      </m:oMath>
      <w:r w:rsidR="00A87049">
        <w:t xml:space="preserve"> respectively, with a similar notation for left-handed offspring.</w:t>
      </w:r>
    </w:p>
    <w:p w14:paraId="7416AE01" w14:textId="5C267241" w:rsidR="00A87049" w:rsidRPr="00A87049" w:rsidRDefault="00A87049" w:rsidP="00CB5F62">
      <w:r w:rsidRPr="00EF21D5">
        <w:t xml:space="preserve">Without adjusting for criterion shift, the log-likelihood function is </w:t>
      </w:r>
    </w:p>
    <w:bookmarkStart w:id="36" w:name="_heading=h.4i7ojhp" w:colFirst="0" w:colLast="0"/>
    <w:bookmarkEnd w:id="36"/>
    <w:p w14:paraId="251E4C15" w14:textId="4BFF2554" w:rsidR="00A87049" w:rsidRDefault="00000000" w:rsidP="00CB5F62">
      <w:pPr>
        <w:rPr>
          <w:rFonts w:ascii="Calibri" w:hAnsi="Calibri"/>
          <w:b/>
          <w:bCs/>
          <w:iCs/>
        </w:rPr>
      </w:pPr>
      <m:oMath>
        <m:sSub>
          <m:sSubPr>
            <m:ctrlPr>
              <w:rPr>
                <w:rFonts w:ascii="Cambria Math" w:hAnsi="Cambria Math"/>
                <w:lang w:val="en-US"/>
              </w:rPr>
            </m:ctrlPr>
          </m:sSubPr>
          <m:e>
            <m:r>
              <w:rPr>
                <w:rFonts w:ascii="Cambria Math" w:hAnsi="Cambria Math"/>
              </w:rPr>
              <m:t>S</m:t>
            </m:r>
          </m:e>
          <m:sub>
            <m:r>
              <w:rPr>
                <w:rFonts w:ascii="Cambria Math" w:hAnsi="Cambria Math"/>
              </w:rPr>
              <m:t>T</m:t>
            </m:r>
          </m:sub>
        </m:sSub>
        <m:d>
          <m:dPr>
            <m:ctrlPr>
              <w:rPr>
                <w:rFonts w:ascii="Cambria Math" w:hAnsi="Cambria Math"/>
                <w:lang w:val="en-US"/>
              </w:rPr>
            </m:ctrlPr>
          </m:dPr>
          <m:e>
            <m:r>
              <w:rPr>
                <w:rFonts w:ascii="Cambria Math" w:hAnsi="Cambria Math"/>
              </w:rPr>
              <m:t>ρ</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e>
          <m:e>
            <m:r>
              <w:rPr>
                <w:rFonts w:ascii="Cambria Math" w:hAnsi="Cambria Math"/>
              </w:rPr>
              <m:t>D</m:t>
            </m:r>
          </m:e>
        </m:d>
        <m:r>
          <m:rPr>
            <m:sty m:val="p"/>
          </m:rPr>
          <w:rPr>
            <w:rFonts w:ascii="Cambria Math" w:hAnsi="Cambria Math"/>
          </w:rPr>
          <m:t>=</m:t>
        </m:r>
        <m:sSub>
          <m:sSubPr>
            <m:ctrlPr>
              <w:rPr>
                <w:rFonts w:ascii="Cambria Math" w:hAnsi="Cambria Math"/>
                <w:lang w:val="en-US"/>
              </w:rPr>
            </m:ctrlPr>
          </m:sSub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RxR</m:t>
            </m:r>
          </m:sub>
        </m:sSub>
        <m:func>
          <m:funcPr>
            <m:ctrlPr>
              <w:rPr>
                <w:rFonts w:ascii="Cambria Math" w:hAnsi="Cambria Math"/>
                <w:lang w:val="en-US"/>
              </w:rPr>
            </m:ctrlPr>
          </m:funcPr>
          <m:fName>
            <m:r>
              <m:rPr>
                <m:sty m:val="p"/>
              </m:rP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e>
                </m:d>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e>
            </m:d>
          </m:e>
        </m:func>
        <m:r>
          <m:rPr>
            <m:sty m:val="p"/>
          </m:rPr>
          <w:rPr>
            <w:rFonts w:ascii="Cambria Math" w:hAnsi="Cambria Math"/>
          </w:rPr>
          <m:t>+</m:t>
        </m:r>
        <m:sSub>
          <m:sSubPr>
            <m:ctrlPr>
              <w:rPr>
                <w:rFonts w:ascii="Cambria Math" w:hAnsi="Cambria Math"/>
                <w:lang w:val="en-US"/>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RxR</m:t>
            </m:r>
          </m:sub>
        </m:sSub>
        <m:func>
          <m:funcPr>
            <m:ctrlPr>
              <w:rPr>
                <w:rFonts w:ascii="Cambria Math" w:hAnsi="Cambria Math"/>
                <w:lang w:val="en-US"/>
              </w:rPr>
            </m:ctrlPr>
          </m:funcPr>
          <m:fName>
            <m:r>
              <m:rPr>
                <m:sty m:val="p"/>
              </m:rP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e>
                </m:d>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RxL</m:t>
                </m:r>
              </m:sub>
            </m:sSub>
            <m:func>
              <m:funcPr>
                <m:ctrlPr>
                  <w:rPr>
                    <w:rFonts w:ascii="Cambria Math" w:hAnsi="Cambria Math"/>
                    <w:lang w:val="en-US"/>
                  </w:rPr>
                </m:ctrlPr>
              </m:funcPr>
              <m:fName>
                <m:r>
                  <m:rPr>
                    <m:sty m:val="p"/>
                  </m:rP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e>
                    </m:d>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m:t>
                    </m:r>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RxL</m:t>
                    </m:r>
                  </m:sub>
                </m:sSub>
                <m:func>
                  <m:funcPr>
                    <m:ctrlPr>
                      <w:rPr>
                        <w:rFonts w:ascii="Cambria Math" w:hAnsi="Cambria Math"/>
                        <w:lang w:val="en-US"/>
                      </w:rPr>
                    </m:ctrlPr>
                  </m:funcPr>
                  <m:fName>
                    <m:r>
                      <m:rPr>
                        <m:sty m:val="p"/>
                      </m:rP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e>
                        </m:d>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m:t>
                        </m:r>
                      </m:e>
                    </m:d>
                  </m:e>
                </m:func>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LxL</m:t>
                    </m:r>
                  </m:sub>
                </m:sSub>
                <m:func>
                  <m:funcPr>
                    <m:ctrlPr>
                      <w:rPr>
                        <w:rFonts w:ascii="Cambria Math" w:hAnsi="Cambria Math"/>
                        <w:lang w:val="en-US"/>
                      </w:rPr>
                    </m:ctrlPr>
                  </m:funcPr>
                  <m:fName>
                    <m:r>
                      <m:rPr>
                        <m:sty m:val="p"/>
                      </m:rPr>
                      <w:rPr>
                        <w:rFonts w:ascii="Cambria Math" w:hAnsi="Cambria Math"/>
                      </w:rPr>
                      <m:t>log</m:t>
                    </m:r>
                  </m:fName>
                  <m:e>
                    <m:d>
                      <m:dPr>
                        <m:begChr m:val="["/>
                        <m:endChr m:val="]"/>
                        <m:ctrlPr>
                          <w:rPr>
                            <w:rFonts w:ascii="Cambria Math" w:hAnsi="Cambria Math"/>
                            <w:lang w:val="en-US"/>
                          </w:rPr>
                        </m:ctrlPr>
                      </m:dPr>
                      <m:e>
                        <m:r>
                          <m:rPr>
                            <m:sty m:val="p"/>
                          </m:rPr>
                          <w:rPr>
                            <w:rFonts w:ascii="Cambria Math" w:hAnsi="Cambria Math"/>
                          </w:rPr>
                          <m:t xml:space="preserve"> </m:t>
                        </m:r>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m:t>
                            </m:r>
                          </m:e>
                        </m:d>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m:t>
                        </m:r>
                      </m:e>
                    </m:d>
                  </m:e>
                </m:func>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LxL</m:t>
                    </m:r>
                  </m:sub>
                </m:sSub>
                <m:func>
                  <m:funcPr>
                    <m:ctrlPr>
                      <w:rPr>
                        <w:rFonts w:ascii="Cambria Math" w:hAnsi="Cambria Math"/>
                        <w:lang w:val="en-US"/>
                      </w:rPr>
                    </m:ctrlPr>
                  </m:funcPr>
                  <m:fName>
                    <m:r>
                      <m:rPr>
                        <m:sty m:val="p"/>
                      </m:rPr>
                      <w:rPr>
                        <w:rFonts w:ascii="Cambria Math" w:hAnsi="Cambria Math"/>
                      </w:rPr>
                      <m:t>log</m:t>
                    </m:r>
                  </m:fName>
                  <m:e>
                    <m:d>
                      <m:dPr>
                        <m:begChr m:val="["/>
                        <m:endChr m:val="]"/>
                        <m:ctrlPr>
                          <w:rPr>
                            <w:rFonts w:ascii="Cambria Math" w:hAnsi="Cambria Math"/>
                            <w:lang w:val="en-US"/>
                          </w:rPr>
                        </m:ctrlPr>
                      </m:dPr>
                      <m:e>
                        <m:r>
                          <m:rPr>
                            <m:sty m:val="p"/>
                          </m:rPr>
                          <w:rPr>
                            <w:rFonts w:ascii="Cambria Math" w:hAnsi="Cambria Math"/>
                          </w:rPr>
                          <m:t xml:space="preserve"> </m:t>
                        </m:r>
                        <m:r>
                          <w:rPr>
                            <w:rFonts w:ascii="Cambria Math" w:hAnsi="Cambria Math"/>
                          </w:rPr>
                          <m:t>p</m:t>
                        </m:r>
                        <m:d>
                          <m:dPr>
                            <m:endChr m:val="|"/>
                            <m:ctrlPr>
                              <w:rPr>
                                <w:rFonts w:ascii="Cambria Math" w:hAnsi="Cambria Math"/>
                                <w:lang w:val="en-US"/>
                              </w:rPr>
                            </m:ctrlPr>
                          </m:dPr>
                          <m:e>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e>
                        </m:d>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t</m:t>
                            </m:r>
                          </m:sub>
                        </m:sSub>
                        <m:r>
                          <m:rPr>
                            <m:sty m:val="p"/>
                          </m:rPr>
                          <w:rPr>
                            <w:rFonts w:ascii="Cambria Math" w:hAnsi="Cambria Math"/>
                          </w:rPr>
                          <m:t>)</m:t>
                        </m:r>
                      </m:e>
                    </m:d>
                  </m:e>
                </m:func>
              </m:e>
            </m:func>
          </m:e>
        </m:func>
        <m:r>
          <m:rPr>
            <m:sty m:val="p"/>
          </m:rPr>
          <w:rPr>
            <w:rFonts w:ascii="Cambria Math" w:hAnsi="Cambria Math"/>
          </w:rPr>
          <m:t xml:space="preserve"> </m:t>
        </m:r>
      </m:oMath>
      <w:r w:rsidR="00FF3BFF">
        <w:rPr>
          <w:rFonts w:ascii="Calibri" w:hAnsi="Calibri"/>
        </w:rPr>
        <w:t xml:space="preserve">                 </w:t>
      </w:r>
      <w:r w:rsidR="00A87049" w:rsidRPr="007347DB">
        <w:rPr>
          <w:rFonts w:ascii="Calibri" w:hAnsi="Calibri"/>
          <w:b/>
          <w:bCs/>
          <w:iCs/>
        </w:rPr>
        <w:t>(</w:t>
      </w:r>
      <w:r w:rsidR="008F6AED">
        <w:rPr>
          <w:rFonts w:ascii="Calibri" w:hAnsi="Calibri"/>
          <w:b/>
          <w:bCs/>
          <w:iCs/>
        </w:rPr>
        <w:t>4</w:t>
      </w:r>
      <w:r w:rsidR="00A87049" w:rsidRPr="007347DB">
        <w:rPr>
          <w:rFonts w:ascii="Calibri" w:hAnsi="Calibri"/>
          <w:b/>
          <w:bCs/>
          <w:iCs/>
        </w:rPr>
        <w:t>)</w:t>
      </w:r>
    </w:p>
    <w:p w14:paraId="25121CC4" w14:textId="49FA0353" w:rsidR="00090882" w:rsidRPr="00EF21D5" w:rsidRDefault="00A87049" w:rsidP="00CB5F62">
      <w:r w:rsidRPr="00EF21D5">
        <w:rPr>
          <w:lang w:val="en-US"/>
        </w:rPr>
        <w:t xml:space="preserve">where </w:t>
      </w:r>
      <m:oMath>
        <m:r>
          <w:rPr>
            <w:rFonts w:ascii="Cambria Math" w:hAnsi="Cambria Math"/>
            <w:lang w:val="en-US"/>
          </w:rPr>
          <m:t>p</m:t>
        </m:r>
        <m:d>
          <m:dPr>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 xml:space="preserve"> </m:t>
            </m:r>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 xml:space="preserve"> x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oMath>
      <w:r w:rsidRPr="00EF21D5">
        <w:rPr>
          <w:lang w:val="en-US"/>
        </w:rPr>
        <w:t xml:space="preserve"> etc. are the elements of </w:t>
      </w:r>
      <w:r w:rsidRPr="00A87049">
        <w:rPr>
          <w:i/>
          <w:iCs/>
          <w:lang w:val="en-US"/>
        </w:rPr>
        <w:t>T</w:t>
      </w:r>
      <w:r w:rsidRPr="00EF21D5">
        <w:rPr>
          <w:lang w:val="en-US"/>
        </w:rPr>
        <w:t xml:space="preserve">, computed from the model parameters </w:t>
      </w:r>
      <w:r w:rsidRPr="00A87049">
        <w:rPr>
          <w:i/>
          <w:iCs/>
          <w:lang w:val="el-GR"/>
        </w:rPr>
        <w:t>ρ</w:t>
      </w:r>
      <w:r w:rsidRPr="001C0CFB">
        <w:rPr>
          <w:lang w:val="en-US"/>
        </w:rPr>
        <w:t xml:space="preserve">, </w:t>
      </w:r>
      <w:r w:rsidRPr="00A87049">
        <w:rPr>
          <w:i/>
          <w:iCs/>
          <w:lang w:val="el-GR"/>
        </w:rPr>
        <w:t>α</w:t>
      </w:r>
      <w:r w:rsidRPr="001C0CFB">
        <w:rPr>
          <w:lang w:val="en-US"/>
        </w:rPr>
        <w:t xml:space="preserve"> </w:t>
      </w:r>
      <w:r>
        <w:rPr>
          <w:lang w:val="en-US"/>
        </w:rPr>
        <w:t xml:space="preserve">and </w:t>
      </w:r>
      <w:r w:rsidRPr="00A87049">
        <w:rPr>
          <w:i/>
          <w:iCs/>
          <w:lang w:val="el-GR"/>
        </w:rPr>
        <w:t>β</w:t>
      </w:r>
      <w:r w:rsidRPr="00EF21D5">
        <w:rPr>
          <w:lang w:val="en-US"/>
        </w:rPr>
        <w:t xml:space="preserve"> using </w:t>
      </w:r>
      <w:proofErr w:type="spellStart"/>
      <w:r w:rsidRPr="00EF21D5">
        <w:rPr>
          <w:lang w:val="en-US"/>
        </w:rPr>
        <w:t>eqs</w:t>
      </w:r>
      <w:proofErr w:type="spellEnd"/>
      <w:r w:rsidRPr="00EF21D5">
        <w:rPr>
          <w:lang w:val="en-US"/>
        </w:rPr>
        <w:t>.</w:t>
      </w:r>
      <w:r w:rsidRPr="001C0CFB">
        <w:rPr>
          <w:lang w:val="en-US"/>
        </w:rPr>
        <w:t> </w:t>
      </w:r>
      <w:r w:rsidRPr="00EF21D5">
        <w:rPr>
          <w:lang w:val="en-US"/>
        </w:rPr>
        <w:t>1-2.</w:t>
      </w:r>
      <w:r w:rsidRPr="001C0CFB">
        <w:rPr>
          <w:lang w:val="en-US"/>
        </w:rPr>
        <w:t xml:space="preserve"> </w:t>
      </w:r>
      <w:r w:rsidR="00090882" w:rsidRPr="00EF21D5">
        <w:t xml:space="preserve">When adjusting for criterion shift, the log-likelihood function </w:t>
      </w:r>
      <w:r w:rsidR="00FF3BFF">
        <w:t xml:space="preserve">is </w:t>
      </w:r>
    </w:p>
    <w:p w14:paraId="1B2F6F23" w14:textId="5FF06278" w:rsidR="00090882" w:rsidRPr="00EF21D5" w:rsidRDefault="00000000" w:rsidP="00CB5F62">
      <m:oMath>
        <m:sSub>
          <m:sSubPr>
            <m:ctrlPr>
              <w:rPr>
                <w:rFonts w:ascii="Cambria Math" w:hAnsi="Cambria Math"/>
                <w:lang w:val="en-US"/>
              </w:rPr>
            </m:ctrlPr>
          </m:sSubPr>
          <m:e>
            <m:r>
              <w:rPr>
                <w:rFonts w:ascii="Cambria Math" w:hAnsi="Cambria Math"/>
              </w:rPr>
              <m:t>S</m:t>
            </m:r>
          </m:e>
          <m:sub>
            <m:r>
              <w:rPr>
                <w:rFonts w:ascii="Cambria Math" w:hAnsi="Cambria Math"/>
              </w:rPr>
              <m:t>M</m:t>
            </m:r>
          </m:sub>
        </m:sSub>
        <m:d>
          <m:dPr>
            <m:ctrlPr>
              <w:rPr>
                <w:rFonts w:ascii="Cambria Math" w:hAnsi="Cambria Math"/>
                <w:lang w:val="en-US"/>
              </w:rPr>
            </m:ctrlPr>
          </m:dPr>
          <m:e>
            <m:r>
              <w:rPr>
                <w:rFonts w:ascii="Cambria Math" w:hAnsi="Cambria Math"/>
              </w:rPr>
              <m:t>ρ</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e>
          <m:e>
            <m:r>
              <w:rPr>
                <w:rFonts w:ascii="Cambria Math" w:hAnsi="Cambria Math"/>
              </w:rPr>
              <m:t>D</m:t>
            </m:r>
          </m:e>
        </m:d>
        <m:r>
          <m:rPr>
            <m:sty m:val="p"/>
          </m:rPr>
          <w:rPr>
            <w:rFonts w:ascii="Cambria Math" w:hAnsi="Cambria Math"/>
          </w:rPr>
          <m:t>=</m:t>
        </m:r>
        <m:sSub>
          <m:sSubPr>
            <m:ctrlPr>
              <w:rPr>
                <w:rFonts w:ascii="Cambria Math" w:hAnsi="Cambria Math"/>
                <w:lang w:val="en-US"/>
              </w:rPr>
            </m:ctrlPr>
          </m:sSub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RxR</m:t>
            </m:r>
          </m:sub>
        </m:sSub>
        <m:func>
          <m:funcPr>
            <m:ctrlPr>
              <w:rPr>
                <w:rFonts w:ascii="Cambria Math" w:hAnsi="Cambria Math"/>
                <w:lang w:val="en-US"/>
              </w:rPr>
            </m:ctrlPr>
          </m:funcPr>
          <m:fName>
            <m:r>
              <m:rPr>
                <m:sty m:val="p"/>
              </m:rP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m</m:t>
                        </m:r>
                      </m:sub>
                    </m:sSub>
                  </m:e>
                  <m:e>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e>
                </m:d>
              </m:e>
            </m:d>
          </m:e>
        </m:func>
        <m:r>
          <m:rPr>
            <m:sty m:val="p"/>
          </m:rPr>
          <w:rPr>
            <w:rFonts w:ascii="Cambria Math" w:hAnsi="Cambria Math"/>
          </w:rPr>
          <m:t>+</m:t>
        </m:r>
        <m:sSub>
          <m:sSubPr>
            <m:ctrlPr>
              <w:rPr>
                <w:rFonts w:ascii="Cambria Math" w:hAnsi="Cambria Math"/>
                <w:lang w:val="en-US"/>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RxR</m:t>
            </m:r>
          </m:sub>
        </m:sSub>
        <m:func>
          <m:funcPr>
            <m:ctrlPr>
              <w:rPr>
                <w:rFonts w:ascii="Cambria Math" w:hAnsi="Cambria Math"/>
                <w:lang w:val="en-US"/>
              </w:rPr>
            </m:ctrlPr>
          </m:funcPr>
          <m:fName>
            <m:r>
              <m:rPr>
                <m:sty m:val="p"/>
              </m:rP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rPr>
                          <m:t>L</m:t>
                        </m:r>
                      </m:e>
                      <m:sub>
                        <m:r>
                          <w:rPr>
                            <w:rFonts w:ascii="Cambria Math" w:hAnsi="Cambria Math"/>
                          </w:rPr>
                          <m:t>m</m:t>
                        </m:r>
                      </m:sub>
                    </m:sSub>
                  </m:e>
                  <m:e>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R</m:t>
                        </m:r>
                      </m:e>
                      <m:sub>
                        <m:r>
                          <w:rPr>
                            <w:rFonts w:ascii="Cambria Math" w:hAnsi="Cambria Math"/>
                          </w:rPr>
                          <m:t>m</m:t>
                        </m:r>
                      </m:sub>
                    </m:sSub>
                  </m:e>
                </m:d>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RxL</m:t>
                </m:r>
              </m:sub>
            </m:sSub>
            <m:func>
              <m:funcPr>
                <m:ctrlPr>
                  <w:rPr>
                    <w:rFonts w:ascii="Cambria Math" w:hAnsi="Cambria Math"/>
                    <w:lang w:val="en-US"/>
                  </w:rPr>
                </m:ctrlPr>
              </m:funcPr>
              <m:fName>
                <m: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m</m:t>
                            </m:r>
                          </m:sub>
                        </m:sSub>
                      </m:e>
                      <m:e>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e>
                    </m:d>
                  </m:e>
                </m:d>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RxL</m:t>
                    </m:r>
                  </m:sub>
                </m:sSub>
                <m:func>
                  <m:funcPr>
                    <m:ctrlPr>
                      <w:rPr>
                        <w:rFonts w:ascii="Cambria Math" w:hAnsi="Cambria Math"/>
                        <w:lang w:val="en-US"/>
                      </w:rPr>
                    </m:ctrlPr>
                  </m:funcPr>
                  <m:fName>
                    <m: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rPr>
                                  <m:t>L</m:t>
                                </m:r>
                              </m:e>
                              <m:sub>
                                <m:r>
                                  <w:rPr>
                                    <w:rFonts w:ascii="Cambria Math" w:hAnsi="Cambria Math"/>
                                  </w:rPr>
                                  <m:t>m</m:t>
                                </m:r>
                              </m:sub>
                            </m:sSub>
                          </m:e>
                          <m:e>
                            <m:sSub>
                              <m:sSubPr>
                                <m:ctrlPr>
                                  <w:rPr>
                                    <w:rFonts w:ascii="Cambria Math" w:hAnsi="Cambria Math"/>
                                    <w:lang w:val="en-US"/>
                                  </w:rPr>
                                </m:ctrlPr>
                              </m:sSubPr>
                              <m:e>
                                <m:r>
                                  <w:rPr>
                                    <w:rFonts w:ascii="Cambria Math" w:hAnsi="Cambria Math"/>
                                  </w:rPr>
                                  <m:t>R</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e>
                        </m:d>
                      </m:e>
                    </m:d>
                  </m:e>
                </m:func>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LxL</m:t>
                    </m:r>
                  </m:sub>
                </m:sSub>
                <m:func>
                  <m:funcPr>
                    <m:ctrlPr>
                      <w:rPr>
                        <w:rFonts w:ascii="Cambria Math" w:hAnsi="Cambria Math"/>
                        <w:lang w:val="en-US"/>
                      </w:rPr>
                    </m:ctrlPr>
                  </m:funcPr>
                  <m:fName>
                    <m: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rPr>
                                  <m:t>R</m:t>
                                </m:r>
                              </m:e>
                              <m:sub>
                                <m:r>
                                  <w:rPr>
                                    <w:rFonts w:ascii="Cambria Math" w:hAnsi="Cambria Math"/>
                                  </w:rPr>
                                  <m:t>m</m:t>
                                </m:r>
                              </m:sub>
                            </m:sSub>
                          </m:e>
                          <m:e>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e>
                        </m:d>
                      </m:e>
                    </m:d>
                  </m:e>
                </m:func>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LxL</m:t>
                    </m:r>
                  </m:sub>
                </m:sSub>
                <m:func>
                  <m:funcPr>
                    <m:ctrlPr>
                      <w:rPr>
                        <w:rFonts w:ascii="Cambria Math" w:hAnsi="Cambria Math"/>
                        <w:lang w:val="en-US"/>
                      </w:rPr>
                    </m:ctrlPr>
                  </m:funcPr>
                  <m:fName>
                    <m:r>
                      <w:rPr>
                        <w:rFonts w:ascii="Cambria Math" w:hAnsi="Cambria Math"/>
                      </w:rPr>
                      <m:t>log</m:t>
                    </m:r>
                  </m:fName>
                  <m:e>
                    <m:d>
                      <m:dPr>
                        <m:begChr m:val="["/>
                        <m:endChr m:val="]"/>
                        <m:ctrlPr>
                          <w:rPr>
                            <w:rFonts w:ascii="Cambria Math" w:hAnsi="Cambria Math"/>
                            <w:lang w:val="en-US"/>
                          </w:rPr>
                        </m:ctrlPr>
                      </m:dPr>
                      <m:e>
                        <m:r>
                          <w:rPr>
                            <w:rFonts w:ascii="Cambria Math" w:hAnsi="Cambria Math"/>
                          </w:rPr>
                          <m:t>p</m:t>
                        </m:r>
                        <m:d>
                          <m:dPr>
                            <m:ctrlPr>
                              <w:rPr>
                                <w:rFonts w:ascii="Cambria Math" w:hAnsi="Cambria Math"/>
                                <w:lang w:val="en-US"/>
                              </w:rPr>
                            </m:ctrlPr>
                          </m:dPr>
                          <m:e>
                            <m:sSub>
                              <m:sSubPr>
                                <m:ctrlPr>
                                  <w:rPr>
                                    <w:rFonts w:ascii="Cambria Math" w:hAnsi="Cambria Math"/>
                                    <w:lang w:val="en-US"/>
                                  </w:rPr>
                                </m:ctrlPr>
                              </m:sSubPr>
                              <m:e>
                                <m:r>
                                  <w:rPr>
                                    <w:rFonts w:ascii="Cambria Math" w:hAnsi="Cambria Math"/>
                                  </w:rPr>
                                  <m:t>L</m:t>
                                </m:r>
                              </m:e>
                              <m:sub>
                                <m:r>
                                  <w:rPr>
                                    <w:rFonts w:ascii="Cambria Math" w:hAnsi="Cambria Math"/>
                                  </w:rPr>
                                  <m:t>m</m:t>
                                </m:r>
                              </m:sub>
                            </m:sSub>
                          </m:e>
                          <m:e>
                            <m:sSub>
                              <m:sSubPr>
                                <m:ctrlPr>
                                  <w:rPr>
                                    <w:rFonts w:ascii="Cambria Math" w:hAnsi="Cambria Math"/>
                                    <w:lang w:val="en-US"/>
                                  </w:rPr>
                                </m:ctrlPr>
                              </m:sSubPr>
                              <m:e>
                                <m:r>
                                  <w:rPr>
                                    <w:rFonts w:ascii="Cambria Math" w:hAnsi="Cambria Math"/>
                                  </w:rPr>
                                  <m:t>L</m:t>
                                </m:r>
                              </m:e>
                              <m:sub>
                                <m:r>
                                  <w:rPr>
                                    <w:rFonts w:ascii="Cambria Math" w:hAnsi="Cambria Math"/>
                                  </w:rPr>
                                  <m:t>m</m:t>
                                </m:r>
                              </m:sub>
                            </m:sSub>
                            <m:r>
                              <m:rPr>
                                <m:sty m:val="p"/>
                              </m:rPr>
                              <w:rPr>
                                <w:rFonts w:ascii="Cambria Math" w:hAnsi="Cambria Math"/>
                              </w:rPr>
                              <m:t xml:space="preserve"> </m:t>
                            </m:r>
                            <m:r>
                              <w:rPr>
                                <w:rFonts w:ascii="Cambria Math" w:hAnsi="Cambria Math"/>
                              </w:rPr>
                              <m:t>x</m:t>
                            </m:r>
                            <m:r>
                              <m:rPr>
                                <m:sty m:val="p"/>
                              </m:rPr>
                              <w:rPr>
                                <w:rFonts w:ascii="Cambria Math" w:hAnsi="Cambria Math"/>
                              </w:rPr>
                              <m:t xml:space="preserve"> </m:t>
                            </m:r>
                            <m:sSub>
                              <m:sSubPr>
                                <m:ctrlPr>
                                  <w:rPr>
                                    <w:rFonts w:ascii="Cambria Math" w:hAnsi="Cambria Math"/>
                                    <w:lang w:val="en-US"/>
                                  </w:rPr>
                                </m:ctrlPr>
                              </m:sSubPr>
                              <m:e>
                                <m:r>
                                  <w:rPr>
                                    <w:rFonts w:ascii="Cambria Math" w:hAnsi="Cambria Math"/>
                                  </w:rPr>
                                  <m:t>L</m:t>
                                </m:r>
                              </m:e>
                              <m:sub>
                                <m:r>
                                  <w:rPr>
                                    <w:rFonts w:ascii="Cambria Math" w:hAnsi="Cambria Math"/>
                                  </w:rPr>
                                  <m:t>m</m:t>
                                </m:r>
                              </m:sub>
                            </m:sSub>
                          </m:e>
                        </m:d>
                      </m:e>
                    </m:d>
                  </m:e>
                </m:func>
              </m:e>
            </m:func>
          </m:e>
        </m:func>
        <m:r>
          <m:rPr>
            <m:sty m:val="p"/>
          </m:rPr>
          <w:rPr>
            <w:rFonts w:ascii="Cambria Math" w:hAnsi="Cambria Math"/>
          </w:rPr>
          <m:t xml:space="preserve"> </m:t>
        </m:r>
      </m:oMath>
      <w:r w:rsidR="00FF3BFF">
        <w:rPr>
          <w:rFonts w:ascii="Calibri" w:hAnsi="Calibri"/>
        </w:rPr>
        <w:t xml:space="preserve">                 </w:t>
      </w:r>
      <w:r w:rsidR="00090882" w:rsidRPr="007347DB">
        <w:rPr>
          <w:rFonts w:ascii="Calibri" w:hAnsi="Calibri"/>
          <w:b/>
          <w:bCs/>
        </w:rPr>
        <w:t>(</w:t>
      </w:r>
      <w:r w:rsidR="008F6AED">
        <w:rPr>
          <w:rFonts w:ascii="Calibri" w:hAnsi="Calibri"/>
          <w:b/>
          <w:bCs/>
        </w:rPr>
        <w:t>5</w:t>
      </w:r>
      <w:r w:rsidR="00090882" w:rsidRPr="007347DB">
        <w:rPr>
          <w:rFonts w:ascii="Calibri" w:hAnsi="Calibri"/>
          <w:b/>
          <w:bCs/>
        </w:rPr>
        <w:t>)</w:t>
      </w:r>
    </w:p>
    <w:p w14:paraId="0F751628" w14:textId="75C40F6D" w:rsidR="00090882" w:rsidRPr="00FF3BFF" w:rsidRDefault="00090882" w:rsidP="00CB5F62">
      <w:pPr>
        <w:rPr>
          <w:lang w:val="en-US"/>
        </w:rPr>
      </w:pPr>
      <w:r w:rsidRPr="00EF21D5">
        <w:t>wher</w:t>
      </w:r>
      <w:r w:rsidRPr="00EF21D5">
        <w:rPr>
          <w:lang w:val="en-US"/>
        </w:rPr>
        <w:t xml:space="preserve">e </w:t>
      </w:r>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m:t>
                </m:r>
              </m:sub>
            </m:sSub>
          </m:e>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m:t>
                </m:r>
              </m:sub>
            </m:sSub>
            <m:r>
              <w:rPr>
                <w:rFonts w:ascii="Cambria Math" w:hAnsi="Cambria Math"/>
                <w:lang w:val="en-US"/>
              </w:rPr>
              <m:t xml:space="preserve"> x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m:t>
                </m:r>
              </m:sub>
            </m:sSub>
          </m:e>
        </m:d>
      </m:oMath>
      <w:r w:rsidRPr="00EF21D5">
        <w:rPr>
          <w:lang w:val="en-US"/>
        </w:rPr>
        <w:t xml:space="preserve"> etc</w:t>
      </w:r>
      <w:r w:rsidRPr="00EF21D5">
        <w:t xml:space="preserve">. are the elements of </w:t>
      </w:r>
      <w:r w:rsidRPr="00FF3BFF">
        <w:rPr>
          <w:i/>
          <w:iCs/>
        </w:rPr>
        <w:t>M</w:t>
      </w:r>
      <w:r w:rsidRPr="00EF21D5">
        <w:t xml:space="preserve">, computed from </w:t>
      </w:r>
      <w:r w:rsidRPr="00FF3BFF">
        <w:rPr>
          <w:i/>
          <w:iCs/>
        </w:rPr>
        <w:t>T</w:t>
      </w:r>
      <w:r>
        <w:t xml:space="preserve">, </w:t>
      </w:r>
      <w:r w:rsidRPr="00FF3BFF">
        <w:rPr>
          <w:i/>
          <w:iCs/>
        </w:rPr>
        <w:t>P</w:t>
      </w:r>
      <w:r>
        <w:t xml:space="preserve"> and </w:t>
      </w:r>
      <w:r w:rsidRPr="00FF3BFF">
        <w:rPr>
          <w:i/>
          <w:iCs/>
        </w:rPr>
        <w:t>O</w:t>
      </w:r>
      <w:r>
        <w:t xml:space="preserve"> using eq.</w:t>
      </w:r>
      <w:r w:rsidR="00FF3BFF">
        <w:t> </w:t>
      </w:r>
      <w:r>
        <w:t>3</w:t>
      </w:r>
      <w:r w:rsidR="00FF3BFF">
        <w:t xml:space="preserve">; in turn these are </w:t>
      </w:r>
      <w:r w:rsidRPr="00EF21D5">
        <w:t>computed from the model parameters</w:t>
      </w:r>
      <w:r w:rsidR="00FF3BFF">
        <w:t xml:space="preserve"> </w:t>
      </w:r>
      <w:r w:rsidR="00FF3BFF" w:rsidRPr="00A87049">
        <w:rPr>
          <w:i/>
          <w:iCs/>
          <w:lang w:val="el-GR"/>
        </w:rPr>
        <w:t>ρ</w:t>
      </w:r>
      <w:r w:rsidR="00FF3BFF" w:rsidRPr="001C0CFB">
        <w:rPr>
          <w:lang w:val="en-US"/>
        </w:rPr>
        <w:t xml:space="preserve">, </w:t>
      </w:r>
      <w:r w:rsidR="00FF3BFF" w:rsidRPr="00A87049">
        <w:rPr>
          <w:i/>
          <w:iCs/>
          <w:lang w:val="el-GR"/>
        </w:rPr>
        <w:t>α</w:t>
      </w:r>
      <w:r w:rsidR="00FF3BFF" w:rsidRPr="001C0CFB">
        <w:rPr>
          <w:lang w:val="en-US"/>
        </w:rPr>
        <w:t xml:space="preserve"> </w:t>
      </w:r>
      <w:r w:rsidR="00FF3BFF">
        <w:rPr>
          <w:lang w:val="en-US"/>
        </w:rPr>
        <w:t xml:space="preserve">and </w:t>
      </w:r>
      <w:r w:rsidR="00FF3BFF" w:rsidRPr="00A87049">
        <w:rPr>
          <w:i/>
          <w:iCs/>
          <w:lang w:val="el-GR"/>
        </w:rPr>
        <w:t>β</w:t>
      </w:r>
      <w:r w:rsidR="00FF3BFF" w:rsidRPr="00EF21D5">
        <w:rPr>
          <w:lang w:val="en-US"/>
        </w:rPr>
        <w:t xml:space="preserve"> </w:t>
      </w:r>
      <w:r w:rsidRPr="00EF21D5">
        <w:t>using eqs. 1-2.</w:t>
      </w:r>
      <w:bookmarkStart w:id="37" w:name="_Toc147242188"/>
    </w:p>
    <w:p w14:paraId="19DFB674" w14:textId="77777777" w:rsidR="00090882" w:rsidRDefault="00090882" w:rsidP="00CB5F62">
      <w:pPr>
        <w:pStyle w:val="Heading2"/>
        <w:rPr>
          <w:highlight w:val="white"/>
        </w:rPr>
      </w:pPr>
      <w:bookmarkStart w:id="38" w:name="_Toc164785458"/>
      <w:bookmarkStart w:id="39" w:name="_Toc171803951"/>
      <w:r w:rsidRPr="00EF21D5">
        <w:rPr>
          <w:highlight w:val="white"/>
        </w:rPr>
        <w:t>Statistical inference</w:t>
      </w:r>
      <w:bookmarkEnd w:id="37"/>
      <w:bookmarkEnd w:id="38"/>
      <w:bookmarkEnd w:id="39"/>
    </w:p>
    <w:p w14:paraId="5B4E8243" w14:textId="691FAC8E" w:rsidR="008C1425" w:rsidRPr="008C1425" w:rsidRDefault="008C1425" w:rsidP="00CB5F62">
      <w:pPr>
        <w:rPr>
          <w:highlight w:val="white"/>
          <w:lang w:val="en-US"/>
        </w:rPr>
      </w:pPr>
      <w:r>
        <w:rPr>
          <w:highlight w:val="white"/>
        </w:rPr>
        <w:t>Following the procedure of Laland et al. (1995), we inferred the model parameters with all three parameters (</w:t>
      </w:r>
      <w:r w:rsidRPr="00A87049">
        <w:rPr>
          <w:i/>
          <w:iCs/>
          <w:lang w:val="el-GR"/>
        </w:rPr>
        <w:t>ρ</w:t>
      </w:r>
      <w:r w:rsidRPr="001C0CFB">
        <w:rPr>
          <w:lang w:val="en-US"/>
        </w:rPr>
        <w:t xml:space="preserve">, </w:t>
      </w:r>
      <w:r w:rsidRPr="00A87049">
        <w:rPr>
          <w:i/>
          <w:iCs/>
          <w:lang w:val="el-GR"/>
        </w:rPr>
        <w:t>α</w:t>
      </w:r>
      <w:r w:rsidRPr="001C0CFB">
        <w:rPr>
          <w:lang w:val="en-US"/>
        </w:rPr>
        <w:t xml:space="preserve"> </w:t>
      </w:r>
      <w:r>
        <w:rPr>
          <w:lang w:val="en-US"/>
        </w:rPr>
        <w:t xml:space="preserve">and </w:t>
      </w:r>
      <w:r w:rsidRPr="00A87049">
        <w:rPr>
          <w:i/>
          <w:iCs/>
          <w:lang w:val="el-GR"/>
        </w:rPr>
        <w:t>β</w:t>
      </w:r>
      <w:r w:rsidRPr="008C1425">
        <w:rPr>
          <w:lang w:val="en-US"/>
        </w:rPr>
        <w:t>)</w:t>
      </w:r>
      <w:r>
        <w:rPr>
          <w:lang w:val="en-US"/>
        </w:rPr>
        <w:t xml:space="preserve"> and with only two parameters (</w:t>
      </w:r>
      <w:r w:rsidRPr="00A87049">
        <w:rPr>
          <w:i/>
          <w:iCs/>
          <w:lang w:val="el-GR"/>
        </w:rPr>
        <w:t>ρ</w:t>
      </w:r>
      <w:r>
        <w:rPr>
          <w:lang w:val="en-US"/>
        </w:rPr>
        <w:t xml:space="preserve"> and</w:t>
      </w:r>
      <w:r w:rsidRPr="001C0CFB">
        <w:rPr>
          <w:lang w:val="en-US"/>
        </w:rPr>
        <w:t xml:space="preserve"> </w:t>
      </w:r>
      <w:r w:rsidRPr="00A87049">
        <w:rPr>
          <w:i/>
          <w:iCs/>
          <w:lang w:val="el-GR"/>
        </w:rPr>
        <w:t>α</w:t>
      </w:r>
      <w:r w:rsidRPr="001C0CFB">
        <w:rPr>
          <w:lang w:val="en-US"/>
        </w:rPr>
        <w:t xml:space="preserve"> </w:t>
      </w:r>
      <w:r>
        <w:rPr>
          <w:lang w:val="en-US"/>
        </w:rPr>
        <w:t xml:space="preserve">while fixing </w:t>
      </w:r>
      <w:r w:rsidRPr="00A87049">
        <w:rPr>
          <w:i/>
          <w:iCs/>
          <w:lang w:val="el-GR"/>
        </w:rPr>
        <w:t>β</w:t>
      </w:r>
      <w:r>
        <w:rPr>
          <w:lang w:val="en-US"/>
        </w:rPr>
        <w:t xml:space="preserve"> to zero). We then tested for goodness-of-fit using a G-test. </w:t>
      </w:r>
      <w:r>
        <w:rPr>
          <w:highlight w:val="white"/>
        </w:rPr>
        <w:t>We performed this analysis for each of the two log-likelihood functions (eqs. 3-4</w:t>
      </w:r>
      <w:r w:rsidR="005727CD">
        <w:rPr>
          <w:highlight w:val="white"/>
        </w:rPr>
        <w:t>; Figure 1).</w:t>
      </w:r>
    </w:p>
    <w:p w14:paraId="5E562D13" w14:textId="3D9A04C3" w:rsidR="00090882" w:rsidRPr="008C1425" w:rsidRDefault="00090882" w:rsidP="00CB5F62">
      <w:pPr>
        <w:pStyle w:val="Heading3"/>
      </w:pPr>
      <w:bookmarkStart w:id="40" w:name="_Toc146614813"/>
      <w:bookmarkStart w:id="41" w:name="_Toc147242189"/>
      <w:bookmarkStart w:id="42" w:name="_Toc164785459"/>
      <w:bookmarkStart w:id="43" w:name="_Toc171803952"/>
      <w:r w:rsidRPr="008C1425">
        <w:t>Maximum</w:t>
      </w:r>
      <w:r w:rsidR="00164672" w:rsidRPr="008C1425">
        <w:t>-l</w:t>
      </w:r>
      <w:r w:rsidRPr="008C1425">
        <w:t xml:space="preserve">ikelihood </w:t>
      </w:r>
      <w:r w:rsidR="00164672" w:rsidRPr="008C1425">
        <w:t>e</w:t>
      </w:r>
      <w:r w:rsidRPr="008C1425">
        <w:t>stimation</w:t>
      </w:r>
      <w:bookmarkEnd w:id="40"/>
      <w:bookmarkEnd w:id="41"/>
      <w:bookmarkEnd w:id="42"/>
      <w:bookmarkEnd w:id="43"/>
    </w:p>
    <w:p w14:paraId="0C69D8D0" w14:textId="78158DD5" w:rsidR="00090882" w:rsidRPr="00EF21D5" w:rsidRDefault="008C1425" w:rsidP="00CB5F62">
      <w:r>
        <w:t>M</w:t>
      </w:r>
      <w:r w:rsidR="00090882" w:rsidRPr="00EF21D5">
        <w:t>odel parameters</w:t>
      </w:r>
      <w:r>
        <w:t xml:space="preserve"> </w:t>
      </w:r>
      <w:r w:rsidRPr="00A87049">
        <w:rPr>
          <w:i/>
          <w:iCs/>
          <w:lang w:val="el-GR"/>
        </w:rPr>
        <w:t>ρ</w:t>
      </w:r>
      <w:r w:rsidRPr="001C0CFB">
        <w:rPr>
          <w:lang w:val="en-US"/>
        </w:rPr>
        <w:t xml:space="preserve">, </w:t>
      </w:r>
      <w:r w:rsidRPr="00A87049">
        <w:rPr>
          <w:i/>
          <w:iCs/>
          <w:lang w:val="el-GR"/>
        </w:rPr>
        <w:t>α</w:t>
      </w:r>
      <w:r w:rsidRPr="001C0CFB">
        <w:rPr>
          <w:lang w:val="en-US"/>
        </w:rPr>
        <w:t xml:space="preserve"> </w:t>
      </w:r>
      <w:r>
        <w:rPr>
          <w:lang w:val="en-US"/>
        </w:rPr>
        <w:t xml:space="preserve">and </w:t>
      </w:r>
      <w:r w:rsidRPr="00A87049">
        <w:rPr>
          <w:i/>
          <w:iCs/>
          <w:lang w:val="el-GR"/>
        </w:rPr>
        <w:t>β</w:t>
      </w:r>
      <w:r w:rsidR="00090882" w:rsidRPr="00EF21D5">
        <w:t xml:space="preserve"> were </w:t>
      </w:r>
      <w:r>
        <w:t>inferred</w:t>
      </w:r>
      <w:r w:rsidR="00090882" w:rsidRPr="00EF21D5">
        <w:t xml:space="preserve"> using a maximum</w:t>
      </w:r>
      <w:r w:rsidR="00164672">
        <w:t>-</w:t>
      </w:r>
      <w:r w:rsidR="00090882" w:rsidRPr="00EF21D5">
        <w:t xml:space="preserve">likelihood </w:t>
      </w:r>
      <w:r>
        <w:t>estimation</w:t>
      </w:r>
      <w:r w:rsidR="008105B2">
        <w:t xml:space="preserve"> (MLE)</w:t>
      </w:r>
      <w:r>
        <w:t xml:space="preserve"> approach</w:t>
      </w:r>
      <w:r w:rsidR="00090882" w:rsidRPr="00EF21D5">
        <w:t xml:space="preserve">. First, </w:t>
      </w:r>
      <w:r>
        <w:t>we</w:t>
      </w:r>
      <w:r w:rsidR="00090882" w:rsidRPr="00EF21D5">
        <w:t xml:space="preserve"> used the Nelder-Mead </w:t>
      </w:r>
      <w:r w:rsidR="005727CD">
        <w:t xml:space="preserve">downhill </w:t>
      </w:r>
      <w:r w:rsidR="00090882" w:rsidRPr="00EF21D5">
        <w:t>simplex algorithm implemented in SciPy (</w:t>
      </w:r>
      <w:proofErr w:type="spellStart"/>
      <w:r w:rsidR="00090882" w:rsidRPr="00EF21D5">
        <w:rPr>
          <w:i/>
          <w:iCs/>
          <w:lang w:val="en-US"/>
        </w:rPr>
        <w:t>scipy</w:t>
      </w:r>
      <w:proofErr w:type="spellEnd"/>
      <w:r w:rsidR="00090882" w:rsidRPr="00EF21D5">
        <w:rPr>
          <w:i/>
          <w:iCs/>
          <w:lang w:val="en-US"/>
        </w:rPr>
        <w:t>.</w:t>
      </w:r>
      <w:r w:rsidR="00090882" w:rsidRPr="00EF21D5">
        <w:rPr>
          <w:i/>
          <w:iCs/>
        </w:rPr>
        <w:t>optimize.minimize</w:t>
      </w:r>
      <w:r w:rsidR="00090882" w:rsidRPr="00EF21D5">
        <w:t>)</w:t>
      </w:r>
      <w:r>
        <w:t xml:space="preserve"> to minimize the negative log-likelihood function (eqs. 3 or 4)</w:t>
      </w:r>
      <w:r w:rsidR="00090882" w:rsidRPr="00EF21D5">
        <w:t xml:space="preserve">. This algorithm was </w:t>
      </w:r>
      <w:r>
        <w:t xml:space="preserve">chosen because </w:t>
      </w:r>
      <w:r w:rsidR="00090882" w:rsidRPr="00EF21D5">
        <w:t xml:space="preserve">it does not require gradients of the target function. However, it does require an initial guess. To ensure that the result is robust to the initial guess, </w:t>
      </w:r>
      <w:r>
        <w:t>we</w:t>
      </w:r>
      <w:r w:rsidR="00090882" w:rsidRPr="00EF21D5">
        <w:t xml:space="preserve">  used 1,000 random guesses and selected the best result</w:t>
      </w:r>
      <w:r w:rsidR="00ED31CE">
        <w:t>; however, different initial guesses gave similar results</w:t>
      </w:r>
      <w:r w:rsidR="00090882" w:rsidRPr="00EF21D5">
        <w:t xml:space="preserve">. Second, </w:t>
      </w:r>
      <w:r>
        <w:t>we</w:t>
      </w:r>
      <w:r w:rsidR="00090882" w:rsidRPr="00EF21D5">
        <w:t xml:space="preserve">  </w:t>
      </w:r>
      <w:r>
        <w:t>used</w:t>
      </w:r>
      <w:r w:rsidR="00090882" w:rsidRPr="00EF21D5">
        <w:t xml:space="preserve"> a grid search with 1,000 values for each parameter (overall 1000</w:t>
      </w:r>
      <w:r w:rsidR="00090882" w:rsidRPr="00EF21D5">
        <w:rPr>
          <w:vertAlign w:val="superscript"/>
        </w:rPr>
        <w:t xml:space="preserve">3 </w:t>
      </w:r>
      <w:r w:rsidR="00090882" w:rsidRPr="00EF21D5">
        <w:t xml:space="preserve">parameter combinations) to validate the results and visualize the </w:t>
      </w:r>
      <w:r>
        <w:t>log-</w:t>
      </w:r>
      <w:r w:rsidR="00090882" w:rsidRPr="00EF21D5">
        <w:t xml:space="preserve">likelihood surface. This procedure was </w:t>
      </w:r>
      <w:r>
        <w:t>performed</w:t>
      </w:r>
      <w:r w:rsidR="00090882" w:rsidRPr="00EF21D5">
        <w:t xml:space="preserve"> </w:t>
      </w:r>
      <w:r w:rsidR="005727CD">
        <w:t>to</w:t>
      </w:r>
      <w:r w:rsidR="00090882" w:rsidRPr="00EF21D5">
        <w:t xml:space="preserve"> estimati</w:t>
      </w:r>
      <w:r w:rsidR="005727CD">
        <w:t xml:space="preserve">e </w:t>
      </w:r>
      <w:r w:rsidRPr="00A87049">
        <w:rPr>
          <w:i/>
          <w:iCs/>
          <w:lang w:val="el-GR"/>
        </w:rPr>
        <w:t>ρ</w:t>
      </w:r>
      <w:r w:rsidRPr="001C0CFB">
        <w:rPr>
          <w:lang w:val="en-US"/>
        </w:rPr>
        <w:t xml:space="preserve">, </w:t>
      </w:r>
      <w:r w:rsidRPr="00A87049">
        <w:rPr>
          <w:i/>
          <w:iCs/>
          <w:lang w:val="el-GR"/>
        </w:rPr>
        <w:t>α</w:t>
      </w:r>
      <w:r w:rsidRPr="001C0CFB">
        <w:rPr>
          <w:lang w:val="en-US"/>
        </w:rPr>
        <w:t xml:space="preserve"> </w:t>
      </w:r>
      <w:r>
        <w:rPr>
          <w:lang w:val="en-US"/>
        </w:rPr>
        <w:t xml:space="preserve">and </w:t>
      </w:r>
      <w:r w:rsidRPr="00A87049">
        <w:rPr>
          <w:i/>
          <w:iCs/>
          <w:lang w:val="el-GR"/>
        </w:rPr>
        <w:t>β</w:t>
      </w:r>
      <w:r w:rsidR="00090882" w:rsidRPr="00EF21D5">
        <w:t xml:space="preserve">, and </w:t>
      </w:r>
      <w:r w:rsidR="005727CD">
        <w:t xml:space="preserve">again to </w:t>
      </w:r>
      <w:r w:rsidR="00090882" w:rsidRPr="00EF21D5">
        <w:t>estimat</w:t>
      </w:r>
      <w:r w:rsidR="005727CD">
        <w:t>e</w:t>
      </w:r>
      <w:r w:rsidR="00090882" w:rsidRPr="00EF21D5">
        <w:t xml:space="preserve"> </w:t>
      </w:r>
      <w:r w:rsidRPr="00A87049">
        <w:rPr>
          <w:i/>
          <w:iCs/>
          <w:lang w:val="el-GR"/>
        </w:rPr>
        <w:t>ρ</w:t>
      </w:r>
      <w:r>
        <w:rPr>
          <w:lang w:val="en-US"/>
        </w:rPr>
        <w:t xml:space="preserve"> and</w:t>
      </w:r>
      <w:r w:rsidRPr="001C0CFB">
        <w:rPr>
          <w:lang w:val="en-US"/>
        </w:rPr>
        <w:t xml:space="preserve"> </w:t>
      </w:r>
      <w:r w:rsidRPr="00A87049">
        <w:rPr>
          <w:i/>
          <w:iCs/>
          <w:lang w:val="el-GR"/>
        </w:rPr>
        <w:t>α</w:t>
      </w:r>
      <w:r w:rsidRPr="001C0CFB">
        <w:rPr>
          <w:lang w:val="en-US"/>
        </w:rPr>
        <w:t xml:space="preserve"> </w:t>
      </w:r>
      <w:r>
        <w:rPr>
          <w:lang w:val="en-US"/>
        </w:rPr>
        <w:t xml:space="preserve">while fixing </w:t>
      </w:r>
      <w:r w:rsidRPr="00A87049">
        <w:rPr>
          <w:i/>
          <w:iCs/>
          <w:lang w:val="el-GR"/>
        </w:rPr>
        <w:t>β</w:t>
      </w:r>
      <w:r w:rsidRPr="00EF21D5">
        <w:rPr>
          <w:lang w:val="en-US"/>
        </w:rPr>
        <w:t xml:space="preserve"> </w:t>
      </w:r>
      <w:r w:rsidR="00090882" w:rsidRPr="00EF21D5">
        <w:t>to zero. In all cases, the grid search yielded the same results as the Nelder-Mead algorithm up to three decimal places.</w:t>
      </w:r>
    </w:p>
    <w:p w14:paraId="53AF65B9" w14:textId="77777777" w:rsidR="00090882" w:rsidRPr="00EF21D5" w:rsidRDefault="00090882" w:rsidP="00CB5F62">
      <w:pPr>
        <w:pStyle w:val="Heading3"/>
      </w:pPr>
      <w:bookmarkStart w:id="44" w:name="_Toc164785460"/>
      <w:bookmarkStart w:id="45" w:name="_Toc171803953"/>
      <w:r w:rsidRPr="00EF21D5">
        <w:lastRenderedPageBreak/>
        <w:t>Goodness-of-</w:t>
      </w:r>
      <w:bookmarkStart w:id="46" w:name="_Toc146614814"/>
      <w:r w:rsidRPr="00EF21D5">
        <w:t>fit test</w:t>
      </w:r>
      <w:bookmarkEnd w:id="44"/>
      <w:bookmarkEnd w:id="45"/>
      <w:r w:rsidRPr="00EF21D5">
        <w:t xml:space="preserve"> </w:t>
      </w:r>
      <w:bookmarkEnd w:id="46"/>
    </w:p>
    <w:p w14:paraId="0ADE52F6" w14:textId="380F198B" w:rsidR="00090882" w:rsidRPr="008105B2" w:rsidRDefault="00090882" w:rsidP="00CB5F62">
      <w:pPr>
        <w:rPr>
          <w:i/>
          <w:iCs/>
          <w:lang w:val="en-US"/>
        </w:rPr>
      </w:pPr>
      <w:r w:rsidRPr="00EF21D5">
        <w:t xml:space="preserve">To test if the model predictions provide a good fit for the observed data, a </w:t>
      </w:r>
      <w:r w:rsidRPr="00EF21D5">
        <w:rPr>
          <w:highlight w:val="white"/>
        </w:rPr>
        <w:t xml:space="preserve">goodness-of-fit </w:t>
      </w:r>
      <w:r w:rsidRPr="00EF21D5">
        <w:t xml:space="preserve">test was </w:t>
      </w:r>
      <w:r w:rsidR="008105B2">
        <w:t>performed</w:t>
      </w:r>
      <w:r w:rsidRPr="00EF21D5">
        <w:t xml:space="preserve"> by computing a G-statistic for each study in the dataset (</w:t>
      </w:r>
      <w:r w:rsidRPr="008105B2">
        <w:rPr>
          <w:i/>
          <w:iCs/>
        </w:rPr>
        <w:t>D</w:t>
      </w:r>
      <w:r w:rsidRPr="008105B2">
        <w:rPr>
          <w:i/>
          <w:iCs/>
          <w:vertAlign w:val="subscript"/>
        </w:rPr>
        <w:t>i</w:t>
      </w:r>
      <w:r w:rsidRPr="00EF21D5">
        <w:t>) and across all studies combined</w:t>
      </w:r>
      <w:r w:rsidR="008105B2">
        <w:t xml:space="preserve"> (</w:t>
      </w:r>
      <w:r w:rsidR="008105B2">
        <w:rPr>
          <w:i/>
          <w:iCs/>
        </w:rPr>
        <w:t>D</w:t>
      </w:r>
      <w:r w:rsidR="008105B2" w:rsidRPr="008105B2">
        <w:t>)</w:t>
      </w:r>
      <w:r w:rsidRPr="00EF21D5">
        <w:t xml:space="preserve">. To </w:t>
      </w:r>
      <w:r w:rsidR="008105B2">
        <w:t xml:space="preserve">determine </w:t>
      </w:r>
      <w:r w:rsidRPr="00EF21D5">
        <w:t>the contribution of</w:t>
      </w:r>
      <w:r w:rsidR="008105B2">
        <w:t xml:space="preserve"> the parameter </w:t>
      </w:r>
      <w:r w:rsidR="008105B2" w:rsidRPr="008105B2">
        <w:rPr>
          <w:i/>
          <w:iCs/>
          <w:lang w:val="el-GR"/>
        </w:rPr>
        <w:t>β</w:t>
      </w:r>
      <m:oMath>
        <m:r>
          <w:rPr>
            <w:rFonts w:ascii="Cambria Math" w:hAnsi="Cambria Math"/>
          </w:rPr>
          <m:t>,</m:t>
        </m:r>
      </m:oMath>
      <w:r w:rsidRPr="00EF21D5">
        <w:t xml:space="preserve"> </w:t>
      </w:r>
      <w:r w:rsidR="008105B2">
        <w:rPr>
          <w:lang w:val="en-US"/>
        </w:rPr>
        <w:t>we</w:t>
      </w:r>
      <w:r w:rsidRPr="00EF21D5">
        <w:t xml:space="preserve"> tested the </w:t>
      </w:r>
      <w:r w:rsidRPr="00EF21D5">
        <w:rPr>
          <w:highlight w:val="white"/>
        </w:rPr>
        <w:t>goodness-of-fit</w:t>
      </w:r>
      <w:r w:rsidRPr="00EF21D5">
        <w:t xml:space="preserve"> of a model with </w:t>
      </w:r>
      <w:r w:rsidR="008105B2" w:rsidRPr="00A87049">
        <w:rPr>
          <w:i/>
          <w:iCs/>
          <w:lang w:val="el-GR"/>
        </w:rPr>
        <w:t>ρ</w:t>
      </w:r>
      <w:r w:rsidR="008105B2" w:rsidRPr="001C0CFB">
        <w:rPr>
          <w:lang w:val="en-US"/>
        </w:rPr>
        <w:t xml:space="preserve">, </w:t>
      </w:r>
      <w:r w:rsidR="008105B2" w:rsidRPr="00A87049">
        <w:rPr>
          <w:i/>
          <w:iCs/>
          <w:lang w:val="el-GR"/>
        </w:rPr>
        <w:t>α</w:t>
      </w:r>
      <w:r w:rsidR="008105B2" w:rsidRPr="001C0CFB">
        <w:rPr>
          <w:lang w:val="en-US"/>
        </w:rPr>
        <w:t xml:space="preserve"> </w:t>
      </w:r>
      <w:r w:rsidR="008105B2">
        <w:rPr>
          <w:lang w:val="en-US"/>
        </w:rPr>
        <w:t xml:space="preserve">and </w:t>
      </w:r>
      <w:r w:rsidR="008105B2" w:rsidRPr="00A87049">
        <w:rPr>
          <w:i/>
          <w:iCs/>
          <w:lang w:val="el-GR"/>
        </w:rPr>
        <w:t>β</w:t>
      </w:r>
      <w:r w:rsidR="008105B2" w:rsidRPr="00EF21D5">
        <w:t>, a</w:t>
      </w:r>
      <w:r w:rsidR="008105B2">
        <w:t xml:space="preserve">s well as a nested model with </w:t>
      </w:r>
      <w:r w:rsidR="008105B2" w:rsidRPr="00A87049">
        <w:rPr>
          <w:i/>
          <w:iCs/>
          <w:lang w:val="el-GR"/>
        </w:rPr>
        <w:t>β</w:t>
      </w:r>
      <w:r w:rsidR="008105B2" w:rsidRPr="00EF21D5">
        <w:rPr>
          <w:lang w:val="en-US"/>
        </w:rPr>
        <w:t xml:space="preserve"> </w:t>
      </w:r>
      <w:r w:rsidR="008105B2">
        <w:rPr>
          <w:lang w:val="en-US"/>
        </w:rPr>
        <w:t xml:space="preserve">fixed at </w:t>
      </w:r>
      <w:r w:rsidR="008105B2" w:rsidRPr="00EF21D5">
        <w:t>zero</w:t>
      </w:r>
      <w:r w:rsidRPr="00EF21D5">
        <w:t xml:space="preserve">. </w:t>
      </w:r>
      <w:sdt>
        <w:sdtPr>
          <w:tag w:val="goog_rdk_14"/>
          <w:id w:val="425546612"/>
          <w:showingPlcHdr/>
        </w:sdtPr>
        <w:sdtContent>
          <w:r w:rsidR="001A6BAD">
            <w:t xml:space="preserve">     </w:t>
          </w:r>
        </w:sdtContent>
      </w:sdt>
      <w:sdt>
        <w:sdtPr>
          <w:tag w:val="goog_rdk_15"/>
          <w:id w:val="-687595734"/>
          <w:showingPlcHdr/>
        </w:sdtPr>
        <w:sdtContent>
          <w:r w:rsidR="001A6BAD">
            <w:t xml:space="preserve">     </w:t>
          </w:r>
        </w:sdtContent>
      </w:sdt>
      <w:r w:rsidR="008105B2">
        <w:t xml:space="preserve">Without adjusting for criterion shift, the </w:t>
      </w:r>
      <w:r w:rsidRPr="00EF21D5">
        <w:t xml:space="preserve">G-statistic </w:t>
      </w:r>
      <w:r w:rsidR="008105B2">
        <w:t xml:space="preserve">is computed from the data </w:t>
      </w:r>
      <w:r w:rsidR="008105B2">
        <w:rPr>
          <w:i/>
          <w:iCs/>
        </w:rPr>
        <w:t>D</w:t>
      </w:r>
      <w:r w:rsidR="008105B2">
        <w:t xml:space="preserve"> and model predictions </w:t>
      </w:r>
      <m:oMath>
        <m:acc>
          <m:accPr>
            <m:ctrlPr>
              <w:rPr>
                <w:rFonts w:ascii="Cambria Math" w:hAnsi="Cambria Math"/>
                <w:i/>
                <w:lang w:val="en-US"/>
              </w:rPr>
            </m:ctrlPr>
          </m:accPr>
          <m:e>
            <m:r>
              <m:rPr>
                <m:sty m:val="p"/>
              </m:rPr>
              <w:rPr>
                <w:rFonts w:ascii="Cambria Math" w:hAnsi="Cambria Math"/>
                <w:lang w:val="en-US"/>
              </w:rPr>
              <m:t>T</m:t>
            </m:r>
          </m:e>
        </m:acc>
      </m:oMath>
      <w:r w:rsidR="008105B2">
        <w:rPr>
          <w:lang w:val="en-US"/>
        </w:rPr>
        <w:t>, given by Table 2 using the MLE parameters</w:t>
      </w:r>
    </w:p>
    <w:p w14:paraId="0E21584C" w14:textId="77777777" w:rsidR="00090882" w:rsidRPr="00DC5FDF" w:rsidRDefault="00090882" w:rsidP="00CB5F62">
      <w:pPr>
        <w:rPr>
          <w:rFonts w:ascii="Calibri" w:hAnsi="Calibri"/>
          <w:lang w:val="en-US"/>
        </w:rPr>
      </w:pPr>
      <m:oMathPara>
        <m:oMath>
          <m:r>
            <w:rPr>
              <w:rFonts w:ascii="Cambria Math" w:hAnsi="Cambria Math"/>
              <w:lang w:val="en-US"/>
            </w:rPr>
            <m:t>G</m:t>
          </m:r>
          <m:r>
            <m:rPr>
              <m:sty m:val="p"/>
            </m:rPr>
            <w:rPr>
              <w:rFonts w:ascii="Cambria Math" w:hAnsi="Cambria Math"/>
              <w:lang w:val="en-US"/>
            </w:rPr>
            <m:t>=2</m:t>
          </m:r>
          <m:nary>
            <m:naryPr>
              <m:chr m:val="∑"/>
              <m:limLoc m:val="undOvr"/>
              <m:supHide m:val="1"/>
              <m:ctrlPr>
                <w:rPr>
                  <w:rFonts w:ascii="Cambria Math" w:hAnsi="Cambria Math"/>
                  <w:lang w:val="en-US"/>
                </w:rPr>
              </m:ctrlPr>
            </m:naryPr>
            <m:sub>
              <m:r>
                <w:rPr>
                  <w:rFonts w:ascii="Cambria Math" w:hAnsi="Cambria Math"/>
                  <w:lang w:val="en-US"/>
                </w:rPr>
                <m:t>i</m:t>
              </m:r>
            </m:sub>
            <m:sup/>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r>
                <m:rPr>
                  <m:sty m:val="p"/>
                </m:rPr>
                <w:rPr>
                  <w:rFonts w:ascii="Cambria Math" w:hAnsi="Cambria Math"/>
                  <w:lang w:val="en-US"/>
                </w:rPr>
                <m:t>×log⁡</m:t>
              </m:r>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num>
                    <m:den>
                      <m:acc>
                        <m:accPr>
                          <m:ctrlPr>
                            <w:rPr>
                              <w:rFonts w:ascii="Cambria Math" w:hAnsi="Cambria Math"/>
                              <w:lang w:val="en-US"/>
                            </w:rPr>
                          </m:ctrlPr>
                        </m:accPr>
                        <m:e>
                          <m:r>
                            <m:rPr>
                              <m:sty m:val="p"/>
                            </m:rPr>
                            <w:rPr>
                              <w:rFonts w:ascii="Cambria Math" w:hAnsi="Cambria Math"/>
                              <w:lang w:val="en-US"/>
                            </w:rPr>
                            <m:t>T</m:t>
                          </m:r>
                        </m:e>
                      </m:acc>
                    </m:den>
                  </m:f>
                </m:e>
              </m:d>
            </m:e>
          </m:nary>
        </m:oMath>
      </m:oMathPara>
    </w:p>
    <w:p w14:paraId="3BB21AED" w14:textId="01347612" w:rsidR="00090882" w:rsidRPr="00EF21D5" w:rsidRDefault="00090882" w:rsidP="00CB5F62">
      <w:pPr>
        <w:rPr>
          <w:lang w:val="en-US"/>
        </w:rPr>
      </w:pPr>
      <w:r w:rsidRPr="00EF21D5">
        <w:rPr>
          <w:lang w:val="en-US"/>
        </w:rPr>
        <w:t>after verifying the following assumptions</w:t>
      </w:r>
    </w:p>
    <w:p w14:paraId="6A2ECC27" w14:textId="54A243DD" w:rsidR="00090882" w:rsidRPr="008105B2" w:rsidRDefault="00090882" w:rsidP="00CB5F62">
      <w:pPr>
        <w:rPr>
          <w:rFonts w:ascii="Calibri" w:hAnsi="Calibri"/>
          <w:lang w:val="en-US"/>
        </w:rPr>
      </w:pPr>
      <m:oMathPara>
        <m:oMath>
          <m:r>
            <w:rPr>
              <w:rFonts w:ascii="Cambria Math" w:hAnsi="Cambria Math"/>
              <w:lang w:val="en-US"/>
            </w:rPr>
            <m:t>Cel</m:t>
          </m:r>
          <m:sSub>
            <m:sSubPr>
              <m:ctrlPr>
                <w:rPr>
                  <w:rFonts w:ascii="Cambria Math" w:hAnsi="Cambria Math"/>
                  <w:lang w:val="en-US"/>
                </w:rPr>
              </m:ctrlPr>
            </m:sSubPr>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D</m:t>
                  </m:r>
                </m:sub>
              </m:sSub>
            </m:e>
            <m:sub>
              <m:r>
                <w:rPr>
                  <w:rFonts w:ascii="Cambria Math" w:hAnsi="Cambria Math"/>
                  <w:lang w:val="en-US"/>
                </w:rPr>
                <m:t>i</m:t>
              </m:r>
            </m:sub>
          </m:sSub>
          <m:r>
            <m:rPr>
              <m:sty m:val="p"/>
            </m:rPr>
            <w:rPr>
              <w:rFonts w:ascii="Cambria Math" w:hAnsi="Cambria Math"/>
              <w:lang w:val="en-US"/>
            </w:rPr>
            <m:t xml:space="preserve">&gt;0  </m:t>
          </m:r>
          <m:r>
            <w:rPr>
              <w:rFonts w:ascii="Cambria Math" w:hAnsi="Cambria Math"/>
              <w:lang w:val="en-US"/>
            </w:rPr>
            <m:t>and</m:t>
          </m:r>
          <m:r>
            <m:rPr>
              <m:sty m:val="p"/>
            </m:rPr>
            <w:rPr>
              <w:rFonts w:ascii="Cambria Math" w:hAnsi="Cambria Math"/>
              <w:lang w:val="en-US"/>
            </w:rPr>
            <m:t xml:space="preserve"> </m:t>
          </m:r>
          <m:r>
            <w:rPr>
              <w:rFonts w:ascii="Cambria Math" w:hAnsi="Cambria Math"/>
              <w:lang w:val="en-US"/>
            </w:rPr>
            <m:t>Cel</m:t>
          </m:r>
          <m:sSub>
            <m:sSubPr>
              <m:ctrlPr>
                <w:rPr>
                  <w:rFonts w:ascii="Cambria Math" w:hAnsi="Cambria Math"/>
                  <w:lang w:val="en-US"/>
                </w:rPr>
              </m:ctrlPr>
            </m:sSubPr>
            <m:e>
              <m:r>
                <w:rPr>
                  <w:rFonts w:ascii="Cambria Math" w:hAnsi="Cambria Math"/>
                  <w:lang w:val="en-US"/>
                </w:rPr>
                <m:t>l</m:t>
              </m:r>
            </m:e>
            <m:sub>
              <m:acc>
                <m:accPr>
                  <m:ctrlPr>
                    <w:rPr>
                      <w:rFonts w:ascii="Cambria Math" w:hAnsi="Cambria Math"/>
                      <w:lang w:val="en-US"/>
                    </w:rPr>
                  </m:ctrlPr>
                </m:accPr>
                <m:e>
                  <m:r>
                    <m:rPr>
                      <m:sty m:val="p"/>
                    </m:rPr>
                    <w:rPr>
                      <w:rFonts w:ascii="Cambria Math" w:hAnsi="Cambria Math"/>
                      <w:lang w:val="en-US"/>
                    </w:rPr>
                    <m:t xml:space="preserve">T </m:t>
                  </m:r>
                </m:e>
              </m:acc>
            </m:sub>
          </m:sSub>
          <m:r>
            <m:rPr>
              <m:sty m:val="p"/>
            </m:rPr>
            <w:rPr>
              <w:rFonts w:ascii="Cambria Math" w:hAnsi="Cambria Math"/>
              <w:lang w:val="en-US"/>
            </w:rPr>
            <m:t>&gt;0</m:t>
          </m:r>
        </m:oMath>
      </m:oMathPara>
    </w:p>
    <w:p w14:paraId="59A051BD" w14:textId="70125F62" w:rsidR="00090882" w:rsidRPr="008105B2" w:rsidRDefault="00000000" w:rsidP="00CB5F62">
      <w:pPr>
        <w:rPr>
          <w:rFonts w:ascii="Calibri" w:hAnsi="Calibri"/>
          <w:lang w:val="en-US"/>
        </w:rPr>
      </w:pPr>
      <m:oMathPara>
        <m:oMath>
          <m:nary>
            <m:naryPr>
              <m:chr m:val="∑"/>
              <m:limLoc m:val="undOvr"/>
              <m:supHide m:val="1"/>
              <m:ctrlPr>
                <w:rPr>
                  <w:rFonts w:ascii="Cambria Math" w:hAnsi="Cambria Math"/>
                  <w:lang w:val="en-US"/>
                </w:rPr>
              </m:ctrlPr>
            </m:naryPr>
            <m:sub>
              <m:r>
                <w:rPr>
                  <w:rFonts w:ascii="Cambria Math" w:hAnsi="Cambria Math"/>
                  <w:lang w:val="en-US"/>
                </w:rPr>
                <m:t>i</m:t>
              </m:r>
            </m:sub>
            <m:sup/>
            <m:e>
              <m:r>
                <w:rPr>
                  <w:rFonts w:ascii="Cambria Math" w:hAnsi="Cambria Math"/>
                  <w:lang w:val="en-US"/>
                </w:rPr>
                <m:t>Cel</m:t>
              </m:r>
              <m:sSub>
                <m:sSubPr>
                  <m:ctrlPr>
                    <w:rPr>
                      <w:rFonts w:ascii="Cambria Math" w:hAnsi="Cambria Math"/>
                      <w:lang w:val="en-US"/>
                    </w:rPr>
                  </m:ctrlPr>
                </m:sSubPr>
                <m:e>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D</m:t>
                      </m:r>
                    </m:sub>
                  </m:sSub>
                </m:e>
                <m:sub>
                  <m:r>
                    <w:rPr>
                      <w:rFonts w:ascii="Cambria Math" w:hAnsi="Cambria Math"/>
                      <w:lang w:val="en-US"/>
                    </w:rPr>
                    <m:t>i</m:t>
                  </m:r>
                </m:sub>
              </m:sSub>
              <m:r>
                <m:rPr>
                  <m:sty m:val="p"/>
                </m:rPr>
                <w:rPr>
                  <w:rFonts w:ascii="Cambria Math" w:hAnsi="Cambria Math"/>
                  <w:lang w:val="en-US"/>
                </w:rPr>
                <m:t>=</m:t>
              </m:r>
              <m:nary>
                <m:naryPr>
                  <m:chr m:val="∑"/>
                  <m:limLoc m:val="undOvr"/>
                  <m:supHide m:val="1"/>
                  <m:ctrlPr>
                    <w:rPr>
                      <w:rFonts w:ascii="Cambria Math" w:hAnsi="Cambria Math"/>
                      <w:lang w:val="en-US"/>
                    </w:rPr>
                  </m:ctrlPr>
                </m:naryPr>
                <m:sub>
                  <m:r>
                    <w:rPr>
                      <w:rFonts w:ascii="Cambria Math" w:hAnsi="Cambria Math"/>
                      <w:lang w:val="en-US"/>
                    </w:rPr>
                    <m:t>i</m:t>
                  </m:r>
                </m:sub>
                <m:sup/>
                <m:e>
                  <m:r>
                    <w:rPr>
                      <w:rFonts w:ascii="Cambria Math" w:hAnsi="Cambria Math"/>
                      <w:lang w:val="en-US"/>
                    </w:rPr>
                    <m:t>Cel</m:t>
                  </m:r>
                  <m:sSub>
                    <m:sSubPr>
                      <m:ctrlPr>
                        <w:rPr>
                          <w:rFonts w:ascii="Cambria Math" w:hAnsi="Cambria Math"/>
                          <w:lang w:val="en-US"/>
                        </w:rPr>
                      </m:ctrlPr>
                    </m:sSubPr>
                    <m:e>
                      <m:r>
                        <w:rPr>
                          <w:rFonts w:ascii="Cambria Math" w:hAnsi="Cambria Math"/>
                          <w:lang w:val="en-US"/>
                        </w:rPr>
                        <m:t>l</m:t>
                      </m:r>
                    </m:e>
                    <m:sub>
                      <m:acc>
                        <m:accPr>
                          <m:ctrlPr>
                            <w:rPr>
                              <w:rFonts w:ascii="Cambria Math" w:hAnsi="Cambria Math"/>
                              <w:lang w:val="en-US"/>
                            </w:rPr>
                          </m:ctrlPr>
                        </m:accPr>
                        <m:e>
                          <m:r>
                            <m:rPr>
                              <m:sty m:val="p"/>
                            </m:rPr>
                            <w:rPr>
                              <w:rFonts w:ascii="Cambria Math" w:hAnsi="Cambria Math"/>
                              <w:lang w:val="en-US"/>
                            </w:rPr>
                            <m:t xml:space="preserve">T </m:t>
                          </m:r>
                        </m:e>
                      </m:acc>
                    </m:sub>
                  </m:sSub>
                  <m:r>
                    <m:rPr>
                      <m:sty m:val="p"/>
                    </m:rPr>
                    <w:rPr>
                      <w:rFonts w:ascii="Cambria Math" w:hAnsi="Cambria Math"/>
                      <w:lang w:val="en-US"/>
                    </w:rPr>
                    <m:t xml:space="preserve"> =</m:t>
                  </m:r>
                  <m:r>
                    <w:rPr>
                      <w:rFonts w:ascii="Cambria Math" w:hAnsi="Cambria Math"/>
                      <w:lang w:val="en-US"/>
                    </w:rPr>
                    <m:t>N</m:t>
                  </m:r>
                </m:e>
              </m:nary>
              <m:r>
                <m:rPr>
                  <m:sty m:val="p"/>
                </m:rPr>
                <w:rPr>
                  <w:rFonts w:ascii="Cambria Math" w:hAnsi="Cambria Math"/>
                  <w:lang w:val="en-US"/>
                </w:rPr>
                <m:t xml:space="preserve"> </m:t>
              </m:r>
            </m:e>
          </m:nary>
        </m:oMath>
      </m:oMathPara>
    </w:p>
    <w:p w14:paraId="406EC7FB" w14:textId="06CA6ED5" w:rsidR="00090882" w:rsidRPr="00EF21D5" w:rsidRDefault="00090882" w:rsidP="00CB5F62">
      <w:r w:rsidRPr="00EF21D5">
        <w:t xml:space="preserve">When adjusting for </w:t>
      </w:r>
      <w:r w:rsidRPr="00EF21D5">
        <w:rPr>
          <w:color w:val="222222"/>
          <w:highlight w:val="white"/>
        </w:rPr>
        <w:t>criterion</w:t>
      </w:r>
      <w:r w:rsidRPr="00EF21D5">
        <w:t xml:space="preserve"> shift, the matrix </w:t>
      </w:r>
      <m:oMath>
        <m:acc>
          <m:accPr>
            <m:ctrlPr>
              <w:rPr>
                <w:rFonts w:ascii="Cambria Math" w:hAnsi="Cambria Math"/>
                <w:iCs/>
                <w:lang w:val="en-US"/>
              </w:rPr>
            </m:ctrlPr>
          </m:accPr>
          <m:e>
            <m:r>
              <m:rPr>
                <m:sty m:val="p"/>
              </m:rPr>
              <w:rPr>
                <w:rFonts w:ascii="Cambria Math" w:hAnsi="Cambria Math"/>
                <w:lang w:val="en-US"/>
              </w:rPr>
              <m:t>M</m:t>
            </m:r>
          </m:e>
        </m:acc>
      </m:oMath>
      <w:r w:rsidRPr="00EF21D5">
        <w:t xml:space="preserve"> </w:t>
      </w:r>
      <w:r w:rsidR="008105B2">
        <w:t>is</w:t>
      </w:r>
      <w:r w:rsidRPr="00EF21D5">
        <w:t xml:space="preserve"> used instead of the matrix </w:t>
      </w:r>
      <m:oMath>
        <m:acc>
          <m:accPr>
            <m:ctrlPr>
              <w:rPr>
                <w:rFonts w:ascii="Cambria Math" w:hAnsi="Cambria Math"/>
                <w:i/>
                <w:lang w:val="en-US"/>
              </w:rPr>
            </m:ctrlPr>
          </m:accPr>
          <m:e>
            <m:r>
              <w:rPr>
                <w:rFonts w:ascii="Cambria Math" w:hAnsi="Cambria Math"/>
                <w:lang w:val="en-US"/>
              </w:rPr>
              <m:t>T</m:t>
            </m:r>
          </m:e>
        </m:acc>
      </m:oMath>
      <w:r w:rsidR="008105B2">
        <w:t xml:space="preserve"> by adusting </w:t>
      </w:r>
      <m:oMath>
        <m:acc>
          <m:accPr>
            <m:ctrlPr>
              <w:rPr>
                <w:rFonts w:ascii="Cambria Math" w:hAnsi="Cambria Math"/>
                <w:iCs/>
                <w:lang w:val="en-US"/>
              </w:rPr>
            </m:ctrlPr>
          </m:accPr>
          <m:e>
            <m:r>
              <w:rPr>
                <w:rFonts w:ascii="Cambria Math" w:hAnsi="Cambria Math"/>
                <w:lang w:val="en-US"/>
              </w:rPr>
              <m:t>T</m:t>
            </m:r>
          </m:e>
        </m:acc>
      </m:oMath>
      <w:r w:rsidR="008105B2">
        <w:rPr>
          <w:lang w:val="en-US"/>
        </w:rPr>
        <w:t xml:space="preserve"> to </w:t>
      </w:r>
      <m:oMath>
        <m:acc>
          <m:accPr>
            <m:ctrlPr>
              <w:rPr>
                <w:rFonts w:ascii="Cambria Math" w:hAnsi="Cambria Math"/>
                <w:i/>
                <w:lang w:val="en-US"/>
              </w:rPr>
            </m:ctrlPr>
          </m:accPr>
          <m:e>
            <m:r>
              <w:rPr>
                <w:rFonts w:ascii="Cambria Math" w:hAnsi="Cambria Math"/>
                <w:lang w:val="en-US"/>
              </w:rPr>
              <m:t>M</m:t>
            </m:r>
          </m:e>
        </m:acc>
      </m:oMath>
      <w:r w:rsidR="008105B2">
        <w:rPr>
          <w:lang w:val="en-US"/>
        </w:rPr>
        <w:t xml:space="preserve"> (eq. 3).</w:t>
      </w:r>
    </w:p>
    <w:p w14:paraId="53202FC8" w14:textId="7EC81D81" w:rsidR="00090882" w:rsidRPr="00EF21D5" w:rsidRDefault="00090882" w:rsidP="00CB5F62">
      <w:r w:rsidRPr="00EF21D5">
        <w:t>According to Laland</w:t>
      </w:r>
      <w:r w:rsidR="004D6888">
        <w:t xml:space="preserve"> et al.</w:t>
      </w:r>
      <w:r w:rsidRPr="00EF21D5">
        <w:t xml:space="preserve"> (</w:t>
      </w:r>
      <w:r w:rsidR="004D6888">
        <w:t xml:space="preserve">1995, </w:t>
      </w:r>
      <w:r w:rsidRPr="00EF21D5">
        <w:t>p.</w:t>
      </w:r>
      <w:r w:rsidR="004D6888">
        <w:t xml:space="preserve"> </w:t>
      </w:r>
      <w:r w:rsidRPr="00EF21D5">
        <w:t xml:space="preserve">444): “Since for each study estimates of </w:t>
      </w:r>
      <m:oMath>
        <m:sSub>
          <m:sSubPr>
            <m:ctrlPr>
              <w:rPr>
                <w:rFonts w:ascii="Cambria Math" w:hAnsi="Cambria Math"/>
              </w:rPr>
            </m:ctrlPr>
          </m:sSubPr>
          <m:e>
            <m:r>
              <w:rPr>
                <w:rFonts w:ascii="Cambria Math" w:hAnsi="Cambria Math"/>
              </w:rPr>
              <m:t>m</m:t>
            </m:r>
          </m:e>
          <m:sub>
            <m:r>
              <w:rPr>
                <w:rFonts w:ascii="Cambria Math" w:hAnsi="Cambria Math"/>
              </w:rPr>
              <m:t>p</m:t>
            </m:r>
          </m:sub>
        </m:sSub>
      </m:oMath>
      <w:r w:rsidRPr="00EF21D5">
        <w:t xml:space="preserve"> and </w:t>
      </w:r>
      <m:oMath>
        <m:sSub>
          <m:sSubPr>
            <m:ctrlPr>
              <w:rPr>
                <w:rFonts w:ascii="Cambria Math" w:hAnsi="Cambria Math"/>
              </w:rPr>
            </m:ctrlPr>
          </m:sSubPr>
          <m:e>
            <m:r>
              <w:rPr>
                <w:rFonts w:ascii="Cambria Math" w:hAnsi="Cambria Math"/>
              </w:rPr>
              <m:t>m</m:t>
            </m:r>
          </m:e>
          <m:sub>
            <m:r>
              <w:rPr>
                <w:rFonts w:ascii="Cambria Math" w:hAnsi="Cambria Math"/>
              </w:rPr>
              <m:t>o</m:t>
            </m:r>
          </m:sub>
        </m:sSub>
      </m:oMath>
      <w:r w:rsidRPr="00EF21D5">
        <w:t xml:space="preserve"> are computed from the data, and two parameters of the model are estimated across the entire data set (</w:t>
      </w:r>
      <w:r w:rsidR="004D6888" w:rsidRPr="004D6888">
        <w:rPr>
          <w:i/>
          <w:iCs/>
          <w:lang w:val="el-GR"/>
        </w:rPr>
        <w:t>α</w:t>
      </w:r>
      <w:r w:rsidRPr="00EF21D5">
        <w:t xml:space="preserve"> and</w:t>
      </w:r>
      <w:r w:rsidR="004D6888" w:rsidRPr="001C0CFB">
        <w:rPr>
          <w:lang w:val="en-US"/>
        </w:rPr>
        <w:t xml:space="preserve"> </w:t>
      </w:r>
      <w:r w:rsidR="004D6888" w:rsidRPr="004D6888">
        <w:rPr>
          <w:i/>
          <w:iCs/>
          <w:lang w:val="el-GR"/>
        </w:rPr>
        <w:t>ρ</w:t>
      </w:r>
      <w:r w:rsidRPr="00EF21D5">
        <w:t>), the appropriate number of degrees of freedom per study is 32/17 = 1.88.”</w:t>
      </w:r>
      <w:r w:rsidR="004D6888" w:rsidRPr="001C0CFB">
        <w:rPr>
          <w:lang w:val="en-US"/>
        </w:rPr>
        <w:t xml:space="preserve"> </w:t>
      </w:r>
      <w:r w:rsidRPr="00EF21D5">
        <w:t xml:space="preserve">However, they did not </w:t>
      </w:r>
      <w:r w:rsidR="004D6888">
        <w:t xml:space="preserve">explicitly report </w:t>
      </w:r>
      <w:r w:rsidRPr="00EF21D5">
        <w:t xml:space="preserve">the number of degrees of freedom for </w:t>
      </w:r>
      <w:r w:rsidR="004D6888">
        <w:t xml:space="preserve">a model </w:t>
      </w:r>
      <w:r w:rsidRPr="00EF21D5">
        <w:t xml:space="preserve">with three parameters (when </w:t>
      </w:r>
      <w:r w:rsidR="004D6888" w:rsidRPr="004D6888">
        <w:rPr>
          <w:i/>
          <w:iCs/>
          <w:lang w:val="el-GR"/>
        </w:rPr>
        <w:t>β</w:t>
      </w:r>
      <w:r w:rsidR="004D6888" w:rsidRPr="001C0CFB">
        <w:rPr>
          <w:i/>
          <w:iCs/>
          <w:lang w:val="en-US"/>
        </w:rPr>
        <w:t xml:space="preserve"> </w:t>
      </w:r>
      <w:r w:rsidRPr="00EF21D5">
        <w:t xml:space="preserve">is </w:t>
      </w:r>
      <w:r w:rsidR="004D6888">
        <w:rPr>
          <w:lang w:val="en-US"/>
        </w:rPr>
        <w:t>inferred</w:t>
      </w:r>
      <w:r w:rsidRPr="00EF21D5">
        <w:t xml:space="preserve"> </w:t>
      </w:r>
      <w:r w:rsidR="004D6888">
        <w:t>rather than fixed</w:t>
      </w:r>
      <w:r w:rsidRPr="00EF21D5">
        <w:t xml:space="preserve">). </w:t>
      </w:r>
      <w:r w:rsidR="00F13BD8">
        <w:t>W</w:t>
      </w:r>
      <w:r w:rsidR="004D6888">
        <w:t>e</w:t>
      </w:r>
      <w:r w:rsidRPr="00EF21D5">
        <w:t xml:space="preserve"> deduced that as each study</w:t>
      </w:r>
      <w:r w:rsidR="004D6888">
        <w:t xml:space="preserve"> </w:t>
      </w:r>
      <w:r w:rsidRPr="00EF21D5">
        <w:t xml:space="preserve">in the data is a 3x2 table of offspring handedness given parental handedness, it contributes (3-1)(2-1)=2 degrees of freedom. Overall, there are 17 studies and therefore the entire dataset comprises 2x17=34 degrees of freedom. From this overall number of degrees of freedom, the number of parameters estimated across the entire dataset should be subtracted.  Thus, </w:t>
      </w:r>
      <w:r w:rsidRPr="00EF21D5">
        <w:lastRenderedPageBreak/>
        <w:t xml:space="preserve">when estimating </w:t>
      </w:r>
      <w:r w:rsidR="004D6888" w:rsidRPr="004D6888">
        <w:rPr>
          <w:i/>
          <w:iCs/>
          <w:lang w:val="el-GR"/>
        </w:rPr>
        <w:t>ρ</w:t>
      </w:r>
      <w:r w:rsidR="004D6888" w:rsidRPr="001C0CFB">
        <w:rPr>
          <w:lang w:val="en-US"/>
        </w:rPr>
        <w:t xml:space="preserve"> </w:t>
      </w:r>
      <w:r w:rsidRPr="00EF21D5">
        <w:t>and</w:t>
      </w:r>
      <w:r w:rsidR="004D6888" w:rsidRPr="001C0CFB">
        <w:rPr>
          <w:lang w:val="en-US"/>
        </w:rPr>
        <w:t xml:space="preserve"> </w:t>
      </w:r>
      <w:r w:rsidR="004D6888" w:rsidRPr="004D6888">
        <w:rPr>
          <w:i/>
          <w:iCs/>
          <w:lang w:val="el-GR"/>
        </w:rPr>
        <w:t>α</w:t>
      </w:r>
      <w:r w:rsidR="004D6888" w:rsidRPr="001C0CFB">
        <w:rPr>
          <w:lang w:val="en-US"/>
        </w:rPr>
        <w:t xml:space="preserve">, </w:t>
      </w:r>
      <w:r w:rsidRPr="00EF21D5">
        <w:t xml:space="preserve">the overall number of degrees of freedom is 34-2=32, and when estimating </w:t>
      </w:r>
      <w:r w:rsidR="004D6888" w:rsidRPr="004D6888">
        <w:rPr>
          <w:i/>
          <w:iCs/>
          <w:lang w:val="el-GR"/>
        </w:rPr>
        <w:t>ρ</w:t>
      </w:r>
      <w:r w:rsidR="004D6888" w:rsidRPr="001C0CFB">
        <w:rPr>
          <w:lang w:val="en-US"/>
        </w:rPr>
        <w:t xml:space="preserve">, </w:t>
      </w:r>
      <w:r w:rsidR="004D6888" w:rsidRPr="004D6888">
        <w:rPr>
          <w:i/>
          <w:iCs/>
          <w:lang w:val="el-GR"/>
        </w:rPr>
        <w:t>α</w:t>
      </w:r>
      <w:r w:rsidR="004D6888" w:rsidRPr="001C0CFB">
        <w:rPr>
          <w:lang w:val="en-US"/>
        </w:rPr>
        <w:t xml:space="preserve"> </w:t>
      </w:r>
      <w:r w:rsidR="004D6888">
        <w:rPr>
          <w:lang w:val="en-US"/>
        </w:rPr>
        <w:t xml:space="preserve">and </w:t>
      </w:r>
      <w:r w:rsidR="004D6888" w:rsidRPr="004D6888">
        <w:rPr>
          <w:i/>
          <w:iCs/>
          <w:lang w:val="el-GR"/>
        </w:rPr>
        <w:t>β</w:t>
      </w:r>
      <w:r w:rsidRPr="00EF21D5">
        <w:t xml:space="preserve"> the overall number of degrees of freedom is 34-3=31. The final number of degrees of freedom per study is 32/17=1.88 when estimating </w:t>
      </w:r>
      <w:r w:rsidR="004D6888" w:rsidRPr="004D6888">
        <w:rPr>
          <w:i/>
          <w:iCs/>
          <w:lang w:val="el-GR"/>
        </w:rPr>
        <w:t>ρ</w:t>
      </w:r>
      <w:r w:rsidR="004D6888" w:rsidRPr="001C0CFB">
        <w:rPr>
          <w:lang w:val="en-US"/>
        </w:rPr>
        <w:t xml:space="preserve"> </w:t>
      </w:r>
      <w:r w:rsidR="004D6888" w:rsidRPr="00EF21D5">
        <w:t>and</w:t>
      </w:r>
      <w:r w:rsidR="004D6888" w:rsidRPr="001C0CFB">
        <w:rPr>
          <w:lang w:val="en-US"/>
        </w:rPr>
        <w:t xml:space="preserve"> </w:t>
      </w:r>
      <w:r w:rsidR="004D6888" w:rsidRPr="004D6888">
        <w:rPr>
          <w:i/>
          <w:iCs/>
          <w:lang w:val="el-GR"/>
        </w:rPr>
        <w:t>α</w:t>
      </w:r>
      <w:r w:rsidR="004D6888" w:rsidRPr="001C0CFB">
        <w:rPr>
          <w:lang w:val="en-US"/>
        </w:rPr>
        <w:t xml:space="preserve">, </w:t>
      </w:r>
      <w:r w:rsidRPr="00EF21D5">
        <w:t>and 31/17=1.82 when estimating</w:t>
      </w:r>
      <w:r w:rsidR="004D6888" w:rsidRPr="001C0CFB">
        <w:rPr>
          <w:lang w:val="en-US"/>
        </w:rPr>
        <w:t xml:space="preserve"> </w:t>
      </w:r>
      <w:r w:rsidR="004D6888" w:rsidRPr="004D6888">
        <w:rPr>
          <w:i/>
          <w:iCs/>
          <w:lang w:val="el-GR"/>
        </w:rPr>
        <w:t>ρ</w:t>
      </w:r>
      <w:r w:rsidR="004D6888" w:rsidRPr="001C0CFB">
        <w:rPr>
          <w:lang w:val="en-US"/>
        </w:rPr>
        <w:t xml:space="preserve">, </w:t>
      </w:r>
      <w:r w:rsidR="004D6888" w:rsidRPr="004D6888">
        <w:rPr>
          <w:i/>
          <w:iCs/>
          <w:lang w:val="el-GR"/>
        </w:rPr>
        <w:t>α</w:t>
      </w:r>
      <w:r w:rsidR="004D6888" w:rsidRPr="001C0CFB">
        <w:rPr>
          <w:lang w:val="en-US"/>
        </w:rPr>
        <w:t xml:space="preserve"> </w:t>
      </w:r>
      <w:r w:rsidR="004D6888">
        <w:rPr>
          <w:lang w:val="en-US"/>
        </w:rPr>
        <w:t xml:space="preserve">and </w:t>
      </w:r>
      <w:r w:rsidR="004D6888" w:rsidRPr="004D6888">
        <w:rPr>
          <w:i/>
          <w:iCs/>
          <w:lang w:val="el-GR"/>
        </w:rPr>
        <w:t>β</w:t>
      </w:r>
      <w:r w:rsidR="004D6888" w:rsidRPr="001C0CFB">
        <w:rPr>
          <w:lang w:val="en-US"/>
        </w:rPr>
        <w:t>.</w:t>
      </w:r>
    </w:p>
    <w:p w14:paraId="1F776949" w14:textId="4D9D764F" w:rsidR="00090882" w:rsidRPr="00FF2FBE" w:rsidRDefault="004D6888" w:rsidP="00FF2FBE">
      <w:pPr>
        <w:rPr>
          <w:b/>
          <w:color w:val="000000"/>
          <w:lang w:val="en-US"/>
        </w:rPr>
      </w:pPr>
      <w:r>
        <w:rPr>
          <w:lang w:val="en-US"/>
        </w:rPr>
        <w:t xml:space="preserve">We evaluate the </w:t>
      </w:r>
      <w:r w:rsidR="00090882" w:rsidRPr="00EF21D5">
        <w:t xml:space="preserve">G-statistic against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00090882" w:rsidRPr="00EF21D5">
        <w:t xml:space="preserve"> distribution using the </w:t>
      </w:r>
      <w:proofErr w:type="gramStart"/>
      <w:r w:rsidR="00090882" w:rsidRPr="00EF21D5">
        <w:rPr>
          <w:i/>
          <w:iCs/>
          <w:lang w:val="en-US"/>
        </w:rPr>
        <w:t>scipy.stats</w:t>
      </w:r>
      <w:proofErr w:type="gramEnd"/>
      <w:r w:rsidR="00090882" w:rsidRPr="00EF21D5">
        <w:rPr>
          <w:i/>
          <w:iCs/>
          <w:lang w:val="en-US"/>
        </w:rPr>
        <w:t>.chi2</w:t>
      </w:r>
      <w:r w:rsidR="00090882" w:rsidRPr="00EF21D5">
        <w:rPr>
          <w:lang w:val="en-US"/>
        </w:rPr>
        <w:t xml:space="preserve"> </w:t>
      </w:r>
      <w:r w:rsidR="00090882" w:rsidRPr="00EF21D5">
        <w:t>functio</w:t>
      </w:r>
      <w:r>
        <w:t>n</w:t>
      </w:r>
      <w:r w:rsidR="00090882" w:rsidRPr="00EF21D5">
        <w:t xml:space="preserve">. A p-value less than 0.05 </w:t>
      </w:r>
      <w:r>
        <w:t xml:space="preserve">implies </w:t>
      </w:r>
      <w:r w:rsidR="00090882" w:rsidRPr="00EF21D5">
        <w:t>a statistically significant result</w:t>
      </w:r>
      <w:r w:rsidR="00090882" w:rsidRPr="00EF21D5">
        <w:rPr>
          <w:color w:val="000000"/>
        </w:rPr>
        <w:t>, indicating that the model prediction significantly differs from the observed data and therefore the model does not provide a good fit to the data.</w:t>
      </w:r>
      <w:r w:rsidR="008B3851">
        <w:rPr>
          <w:b/>
          <w:color w:val="000000"/>
        </w:rPr>
        <w:t xml:space="preserve"> </w:t>
      </w:r>
      <w:r w:rsidR="008B3851">
        <w:rPr>
          <w:bCs/>
          <w:color w:val="000000"/>
        </w:rPr>
        <w:t>Note that this test attempts to reject the null hypothesis that the model is correct, and therefore</w:t>
      </w:r>
      <w:r w:rsidR="001921D1">
        <w:rPr>
          <w:bCs/>
          <w:color w:val="000000"/>
        </w:rPr>
        <w:t xml:space="preserve"> this test</w:t>
      </w:r>
      <w:r w:rsidR="008B3851">
        <w:rPr>
          <w:bCs/>
          <w:color w:val="000000"/>
        </w:rPr>
        <w:t xml:space="preserve"> is less useful as support for the correctness and validity of the model.</w:t>
      </w:r>
      <w:r w:rsidR="00FF2FBE">
        <w:rPr>
          <w:b/>
          <w:color w:val="000000"/>
          <w:lang w:val="en-US"/>
        </w:rPr>
        <w:t xml:space="preserve"> </w:t>
      </w:r>
      <w:r w:rsidR="001921D1">
        <w:t>U</w:t>
      </w:r>
      <w:r w:rsidR="00090882" w:rsidRPr="00EF21D5">
        <w:t>pon examining the G-test results in Laland</w:t>
      </w:r>
      <w:r w:rsidR="005477B3">
        <w:t xml:space="preserve"> et al.</w:t>
      </w:r>
      <w:r w:rsidR="001921D1">
        <w:t>,</w:t>
      </w:r>
      <w:r w:rsidR="00090882" w:rsidRPr="00EF21D5">
        <w:t xml:space="preserve"> </w:t>
      </w:r>
      <w:r w:rsidR="005477B3">
        <w:t>we</w:t>
      </w:r>
      <w:r w:rsidR="00090882" w:rsidRPr="00EF21D5">
        <w:t xml:space="preserve"> observed that the G-value across all studies combined was 44.43 and not 44.33 as reported. Consequently, </w:t>
      </w:r>
      <w:r w:rsidR="00FF2FBE">
        <w:t>we</w:t>
      </w:r>
      <w:r w:rsidR="00090882" w:rsidRPr="00EF21D5">
        <w:t xml:space="preserve"> evaluated our results considering the value of 44.43.</w:t>
      </w:r>
    </w:p>
    <w:p w14:paraId="04913359" w14:textId="49ACF66A" w:rsidR="00DA5383" w:rsidRDefault="00DA5383" w:rsidP="00DA5383">
      <w:pPr>
        <w:pStyle w:val="Heading2"/>
      </w:pPr>
      <w:r w:rsidRPr="00AB6352">
        <w:rPr>
          <w:highlight w:val="green"/>
        </w:rPr>
        <w:t>Likelihood ratio test</w:t>
      </w:r>
    </w:p>
    <w:p w14:paraId="38EBE548" w14:textId="77777777" w:rsidR="003F5F41" w:rsidRPr="001603AD" w:rsidRDefault="003F5F41" w:rsidP="003F5F41">
      <w:pPr>
        <w:rPr>
          <w:lang w:val="en-US"/>
        </w:rPr>
      </w:pPr>
      <w:r w:rsidRPr="001603AD">
        <w:rPr>
          <w:lang w:val="en-US"/>
        </w:rPr>
        <w:t xml:space="preserve">We compare the </w:t>
      </w:r>
      <w:proofErr w:type="spellStart"/>
      <w:r w:rsidRPr="001603AD">
        <w:rPr>
          <w:lang w:val="en-US"/>
        </w:rPr>
        <w:t>Laland</w:t>
      </w:r>
      <w:proofErr w:type="spellEnd"/>
      <w:r w:rsidRPr="001603AD">
        <w:rPr>
          <w:lang w:val="en-US"/>
        </w:rPr>
        <w:t xml:space="preserve"> model</w:t>
      </w:r>
      <w:r>
        <w:rPr>
          <w:lang w:val="en-US"/>
        </w:rPr>
        <w:t xml:space="preserve"> and our 3 other versions of our sex differences model</w:t>
      </w:r>
      <w:r w:rsidRPr="001603AD">
        <w:rPr>
          <w:lang w:val="en-US"/>
        </w:rPr>
        <w:t xml:space="preserve"> </w:t>
      </w:r>
      <w:r>
        <w:rPr>
          <w:lang w:val="en-US"/>
        </w:rPr>
        <w:t>u</w:t>
      </w:r>
      <w:r w:rsidRPr="001603AD">
        <w:rPr>
          <w:lang w:val="en-US"/>
        </w:rPr>
        <w:t xml:space="preserve">sing a likelihood ratio test since the </w:t>
      </w:r>
      <w:proofErr w:type="spellStart"/>
      <w:r w:rsidRPr="001603AD">
        <w:rPr>
          <w:lang w:val="en-US"/>
        </w:rPr>
        <w:t>Laland</w:t>
      </w:r>
      <w:proofErr w:type="spellEnd"/>
      <w:r w:rsidRPr="001603AD">
        <w:rPr>
          <w:lang w:val="en-US"/>
        </w:rPr>
        <w:t xml:space="preserve"> model is a more constrained version of the sex differences model. We use the log likelihoods obtained from fitting the models via maximum likelihood, using the following likelihood equation: </w:t>
      </w:r>
    </w:p>
    <w:p w14:paraId="4CC7D9CA" w14:textId="77777777" w:rsidR="003F5F41" w:rsidRPr="001603AD" w:rsidRDefault="003F5F41" w:rsidP="003F5F41">
      <w:pPr>
        <w:rPr>
          <w:lang w:val="en-US"/>
        </w:rPr>
      </w:pPr>
      <m:oMathPara>
        <m:oMath>
          <m:r>
            <m:rPr>
              <m:scr m:val="script"/>
            </m:rPr>
            <w:rPr>
              <w:rFonts w:ascii="Cambria Math" w:hAnsi="Cambria Math"/>
              <w:lang w:val="en-US"/>
            </w:rPr>
            <m:t>l</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F</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M</m:t>
                  </m:r>
                </m:sub>
              </m:sSub>
            </m:e>
            <m:e>
              <m:r>
                <w:rPr>
                  <w:rFonts w:ascii="Cambria Math" w:hAnsi="Cambria Math"/>
                  <w:lang w:val="en-US"/>
                </w:rPr>
                <m:t>Data</m:t>
              </m:r>
            </m:e>
          </m:d>
          <m:r>
            <w:rPr>
              <w:rFonts w:ascii="Cambria Math" w:hAnsi="Cambria Math"/>
              <w:lang w:val="en-US"/>
            </w:rPr>
            <m:t>=</m:t>
          </m:r>
          <m:nary>
            <m:naryPr>
              <m:chr m:val="∑"/>
              <m:limLoc m:val="undOvr"/>
              <m:grow m:val="1"/>
              <m:supHide m:val="1"/>
              <m:ctrlPr>
                <w:rPr>
                  <w:rFonts w:ascii="Cambria Math" w:hAnsi="Cambria Math"/>
                  <w:lang w:val="en-US"/>
                </w:rPr>
              </m:ctrlPr>
            </m:naryPr>
            <m:sub>
              <m:eqArr>
                <m:eqArrPr>
                  <m:ctrlPr>
                    <w:rPr>
                      <w:rFonts w:ascii="Cambria Math" w:hAnsi="Cambria Math"/>
                      <w:lang w:val="en-US"/>
                    </w:rPr>
                  </m:ctrlPr>
                </m:eqArrPr>
                <m:e>
                  <m:r>
                    <w:rPr>
                      <w:rFonts w:ascii="Cambria Math" w:hAnsi="Cambria Math"/>
                      <w:lang w:val="en-US"/>
                    </w:rPr>
                    <m:t>i=M,F</m:t>
                  </m:r>
                </m:e>
                <m:e>
                  <m:r>
                    <w:rPr>
                      <w:rFonts w:ascii="Cambria Math" w:hAnsi="Cambria Math"/>
                      <w:lang w:val="en-US"/>
                    </w:rPr>
                    <m:t>C=R×R,R×L,L×R, L×L</m:t>
                  </m:r>
                </m:e>
              </m:eqArr>
            </m:sub>
            <m:sup/>
            <m:e>
              <m:sSubSup>
                <m:sSubSupPr>
                  <m:ctrlPr>
                    <w:rPr>
                      <w:rFonts w:ascii="Cambria Math" w:hAnsi="Cambria Math"/>
                      <w:lang w:val="en-US"/>
                    </w:rPr>
                  </m:ctrlPr>
                </m:sSubSupPr>
                <m:e>
                  <m:r>
                    <w:rPr>
                      <w:rFonts w:ascii="Cambria Math" w:hAnsi="Cambria Math"/>
                      <w:lang w:val="en-US"/>
                    </w:rPr>
                    <m:t>N</m:t>
                  </m:r>
                </m:e>
                <m:sub>
                  <m:r>
                    <w:rPr>
                      <w:rFonts w:ascii="Cambria Math" w:hAnsi="Cambria Math"/>
                      <w:lang w:val="en-US"/>
                    </w:rPr>
                    <m:t>R|C</m:t>
                  </m:r>
                </m:sub>
                <m:sup>
                  <m:r>
                    <w:rPr>
                      <w:rFonts w:ascii="Cambria Math" w:hAnsi="Cambria Math"/>
                      <w:lang w:val="en-US"/>
                    </w:rPr>
                    <m:t>i</m:t>
                  </m:r>
                </m:sup>
              </m:sSubSup>
              <m:r>
                <w:rPr>
                  <w:rFonts w:ascii="Cambria Math" w:hAnsi="Cambria Math"/>
                  <w:lang w:val="en-US"/>
                </w:rPr>
                <m:t>log</m:t>
              </m:r>
              <m:d>
                <m:dPr>
                  <m:ctrlPr>
                    <w:rPr>
                      <w:rFonts w:ascii="Cambria Math" w:hAnsi="Cambria Math"/>
                      <w:i/>
                      <w:lang w:val="en-US"/>
                    </w:rPr>
                  </m:ctrlPr>
                </m:dPr>
                <m:e>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R|C</m:t>
                      </m:r>
                    </m:sub>
                    <m:sup>
                      <m:r>
                        <w:rPr>
                          <w:rFonts w:ascii="Cambria Math" w:hAnsi="Cambria Math"/>
                          <w:lang w:val="en-US"/>
                        </w:rPr>
                        <m:t>i</m:t>
                      </m:r>
                    </m:sup>
                  </m:sSubSup>
                </m:e>
              </m:d>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N</m:t>
                  </m:r>
                </m:e>
                <m:sub>
                  <m:r>
                    <w:rPr>
                      <w:rFonts w:ascii="Cambria Math" w:hAnsi="Cambria Math"/>
                      <w:lang w:val="en-US"/>
                    </w:rPr>
                    <m:t>L|C</m:t>
                  </m:r>
                </m:sub>
                <m:sup>
                  <m:r>
                    <w:rPr>
                      <w:rFonts w:ascii="Cambria Math" w:hAnsi="Cambria Math"/>
                      <w:lang w:val="en-US"/>
                    </w:rPr>
                    <m:t>i</m:t>
                  </m:r>
                </m:sup>
              </m:sSubSup>
              <m:r>
                <w:rPr>
                  <w:rFonts w:ascii="Cambria Math" w:hAnsi="Cambria Math"/>
                  <w:lang w:val="en-US"/>
                </w:rPr>
                <m:t>log</m:t>
              </m:r>
              <m:d>
                <m:dPr>
                  <m:ctrlPr>
                    <w:rPr>
                      <w:rFonts w:ascii="Cambria Math" w:hAnsi="Cambria Math"/>
                      <w:i/>
                      <w:lang w:val="en-US"/>
                    </w:rPr>
                  </m:ctrlPr>
                </m:dPr>
                <m:e>
                  <m:r>
                    <w:rPr>
                      <w:rFonts w:ascii="Cambria Math" w:hAnsi="Cambria Math"/>
                      <w:lang w:val="en-US"/>
                    </w:rPr>
                    <m:t>1-</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R|C</m:t>
                      </m:r>
                    </m:sub>
                    <m:sup>
                      <m:r>
                        <w:rPr>
                          <w:rFonts w:ascii="Cambria Math" w:hAnsi="Cambria Math"/>
                          <w:lang w:val="en-US"/>
                        </w:rPr>
                        <m:t>i</m:t>
                      </m:r>
                    </m:sup>
                  </m:sSubSup>
                </m:e>
              </m:d>
            </m:e>
          </m:nary>
        </m:oMath>
      </m:oMathPara>
    </w:p>
    <w:p w14:paraId="29FB0409" w14:textId="77777777" w:rsidR="003F5F41" w:rsidRPr="001603AD" w:rsidRDefault="003F5F41" w:rsidP="003F5F41">
      <w:pPr>
        <w:rPr>
          <w:lang w:val="en-US"/>
        </w:rPr>
      </w:pPr>
      <w:r w:rsidRPr="001603AD">
        <w:rPr>
          <w:lang w:val="en-US"/>
        </w:rPr>
        <w:t>We compute the likelihood ratio test statistic as</w:t>
      </w:r>
    </w:p>
    <w:p w14:paraId="1DD68518" w14:textId="77777777" w:rsidR="003F5F41" w:rsidRPr="001603AD" w:rsidRDefault="003F5F41" w:rsidP="003F5F41">
      <w:pPr>
        <w:rPr>
          <w:lang w:val="en-US"/>
        </w:rPr>
      </w:pPr>
      <m:oMathPara>
        <m:oMath>
          <m:r>
            <w:rPr>
              <w:rFonts w:ascii="Cambria Math" w:hAnsi="Cambria Math"/>
              <w:lang w:val="en-US"/>
            </w:rPr>
            <m:t>LHR=-2</m:t>
          </m:r>
          <m:d>
            <m:dPr>
              <m:ctrlPr>
                <w:rPr>
                  <w:rFonts w:ascii="Cambria Math" w:hAnsi="Cambria Math"/>
                  <w:i/>
                  <w:lang w:val="en-US"/>
                </w:rPr>
              </m:ctrlPr>
            </m:dPr>
            <m:e>
              <m:r>
                <m:rPr>
                  <m:scr m:val="script"/>
                  <m:sty m:val="p"/>
                </m:rPr>
                <w:rPr>
                  <w:rFonts w:ascii="Cambria Math" w:hAnsi="Cambria Math"/>
                  <w:lang w:val="en-US"/>
                </w:rPr>
                <m:t>l</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0</m:t>
                      </m:r>
                    </m:sub>
                  </m:sSub>
                </m:e>
              </m:d>
              <m:r>
                <w:rPr>
                  <w:rFonts w:ascii="Cambria Math" w:hAnsi="Cambria Math"/>
                  <w:lang w:val="en-US"/>
                </w:rPr>
                <m:t>-</m:t>
              </m:r>
              <m:r>
                <m:rPr>
                  <m:scr m:val="script"/>
                  <m:sty m:val="p"/>
                </m:rPr>
                <w:rPr>
                  <w:rFonts w:ascii="Cambria Math" w:hAnsi="Cambria Math"/>
                  <w:lang w:val="en-US"/>
                </w:rPr>
                <m:t>l</m:t>
              </m:r>
              <m:d>
                <m:dPr>
                  <m:ctrlPr>
                    <w:rPr>
                      <w:rFonts w:ascii="Cambria Math" w:hAnsi="Cambria Math"/>
                      <w:i/>
                      <w:lang w:val="en-US"/>
                    </w:rPr>
                  </m:ctrlPr>
                </m:dPr>
                <m:e>
                  <m:r>
                    <w:rPr>
                      <w:rFonts w:ascii="Cambria Math" w:hAnsi="Cambria Math"/>
                      <w:lang w:val="en-US"/>
                    </w:rPr>
                    <m:t>θ</m:t>
                  </m:r>
                </m:e>
              </m:d>
            </m:e>
          </m:d>
        </m:oMath>
      </m:oMathPara>
    </w:p>
    <w:p w14:paraId="49BCA98F" w14:textId="77777777" w:rsidR="003F5F41" w:rsidRPr="001603AD" w:rsidRDefault="003F5F41" w:rsidP="003F5F41">
      <w:pPr>
        <w:rPr>
          <w:lang w:val="en-US"/>
        </w:rPr>
      </w:pPr>
      <w:r>
        <w:rPr>
          <w:lang w:val="en-US"/>
        </w:rPr>
        <w:t>w</w:t>
      </w:r>
      <w:r w:rsidRPr="001603AD">
        <w:rPr>
          <w:lang w:val="en-US"/>
        </w:rPr>
        <w:t xml:space="preserve">here </w:t>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0</m:t>
            </m:r>
          </m:sub>
        </m:sSub>
      </m:oMath>
      <w:r w:rsidRPr="001603AD">
        <w:rPr>
          <w:lang w:val="en-US"/>
        </w:rPr>
        <w:t xml:space="preserve"> is the </w:t>
      </w:r>
      <w:r>
        <w:rPr>
          <w:lang w:val="en-US"/>
        </w:rPr>
        <w:t xml:space="preserve">more </w:t>
      </w:r>
      <w:r w:rsidRPr="001603AD">
        <w:rPr>
          <w:lang w:val="en-US"/>
        </w:rPr>
        <w:t xml:space="preserve">constrained </w:t>
      </w:r>
      <w:r>
        <w:rPr>
          <w:lang w:val="en-US"/>
        </w:rPr>
        <w:t xml:space="preserve">model we are considering. </w:t>
      </w:r>
    </w:p>
    <w:p w14:paraId="65C1A37F" w14:textId="77777777" w:rsidR="003F5F41" w:rsidRPr="008800A8" w:rsidRDefault="003F5F41" w:rsidP="003F5F41">
      <w:pPr>
        <w:pStyle w:val="NoSpacing"/>
        <w:spacing w:line="480" w:lineRule="auto"/>
        <w:ind w:firstLine="0"/>
        <w:jc w:val="left"/>
        <w:rPr>
          <w:rFonts w:asciiTheme="minorHAnsi" w:hAnsiTheme="minorHAnsi"/>
          <w:sz w:val="24"/>
        </w:rPr>
      </w:pPr>
      <w:r w:rsidRPr="008800A8">
        <w:rPr>
          <w:rFonts w:asciiTheme="minorHAnsi" w:hAnsiTheme="minorHAnsi"/>
          <w:sz w:val="24"/>
        </w:rPr>
        <w:lastRenderedPageBreak/>
        <w:t xml:space="preserve">Note that we can perform a statistical test with the likelihood ratio by applying Wilks’ Theorem, which says </w:t>
      </w:r>
      <w:proofErr w:type="gramStart"/>
      <w:r w:rsidRPr="008800A8">
        <w:rPr>
          <w:rFonts w:asciiTheme="minorHAnsi" w:hAnsiTheme="minorHAnsi"/>
          <w:sz w:val="24"/>
        </w:rPr>
        <w:t>that  the</w:t>
      </w:r>
      <w:proofErr w:type="gramEnd"/>
      <w:r w:rsidRPr="008800A8">
        <w:rPr>
          <w:rFonts w:asciiTheme="minorHAnsi" w:hAnsiTheme="minorHAnsi"/>
          <w:sz w:val="24"/>
        </w:rPr>
        <w:t xml:space="preserve"> likelihood ratio above approaches a chi-squared distribution with m-n degrees of freedom where n is the number of parameters in the model </w:t>
      </w:r>
      <m:oMath>
        <m:sSub>
          <m:sSubPr>
            <m:ctrlPr>
              <w:rPr>
                <w:rFonts w:ascii="Cambria Math" w:hAnsi="Cambria Math"/>
                <w:i/>
                <w:sz w:val="24"/>
                <w:lang w:bidi="he-IL"/>
              </w:rPr>
            </m:ctrlPr>
          </m:sSubPr>
          <m:e>
            <m:r>
              <w:rPr>
                <w:rFonts w:ascii="Cambria Math" w:hAnsi="Cambria Math"/>
                <w:sz w:val="24"/>
              </w:rPr>
              <m:t>θ</m:t>
            </m:r>
          </m:e>
          <m:sub>
            <m:r>
              <w:rPr>
                <w:rFonts w:ascii="Cambria Math" w:hAnsi="Cambria Math"/>
                <w:sz w:val="24"/>
              </w:rPr>
              <m:t>0</m:t>
            </m:r>
          </m:sub>
        </m:sSub>
      </m:oMath>
      <w:r w:rsidRPr="008800A8">
        <w:rPr>
          <w:rFonts w:asciiTheme="minorHAnsi" w:hAnsiTheme="minorHAnsi"/>
          <w:sz w:val="24"/>
        </w:rPr>
        <w:t xml:space="preserve"> and n is the number of parameters in the model </w:t>
      </w:r>
      <m:oMath>
        <m:sSub>
          <m:sSubPr>
            <m:ctrlPr>
              <w:rPr>
                <w:rFonts w:ascii="Cambria Math" w:hAnsi="Cambria Math"/>
                <w:i/>
                <w:sz w:val="24"/>
                <w:lang w:bidi="he-IL"/>
              </w:rPr>
            </m:ctrlPr>
          </m:sSubPr>
          <m:e>
            <m:r>
              <w:rPr>
                <w:rFonts w:ascii="Cambria Math" w:hAnsi="Cambria Math"/>
                <w:sz w:val="24"/>
              </w:rPr>
              <m:t>θ</m:t>
            </m:r>
          </m:e>
          <m:sub>
            <m:r>
              <w:rPr>
                <w:rFonts w:ascii="Cambria Math" w:hAnsi="Cambria Math"/>
                <w:sz w:val="24"/>
              </w:rPr>
              <m:t>0</m:t>
            </m:r>
          </m:sub>
        </m:sSub>
      </m:oMath>
      <w:r w:rsidRPr="008800A8">
        <w:rPr>
          <w:rFonts w:asciiTheme="minorHAnsi" w:hAnsiTheme="minorHAnsi"/>
          <w:sz w:val="24"/>
        </w:rPr>
        <w:t xml:space="preserve"> . The conditions for Wilks’ Theorem have to do with the regularity of the distribution from which the data are drawn, and the likelihood function.</w:t>
      </w:r>
    </w:p>
    <w:p w14:paraId="50AA2317" w14:textId="77777777" w:rsidR="003F5F41" w:rsidRPr="008800A8" w:rsidRDefault="003F5F41" w:rsidP="003F5F41">
      <w:pPr>
        <w:pStyle w:val="NoSpacing"/>
        <w:spacing w:line="480" w:lineRule="auto"/>
        <w:ind w:firstLine="0"/>
        <w:jc w:val="left"/>
        <w:rPr>
          <w:rFonts w:asciiTheme="minorHAnsi" w:hAnsiTheme="minorHAnsi"/>
          <w:sz w:val="24"/>
        </w:rPr>
      </w:pPr>
      <w:r w:rsidRPr="008800A8">
        <w:rPr>
          <w:rFonts w:asciiTheme="minorHAnsi" w:hAnsiTheme="minorHAnsi"/>
          <w:sz w:val="24"/>
        </w:rPr>
        <w:t>We can see that the regularity conditions are satisfied since we are essentially assuming our data are binomial random variables, where our binary quantity is right or left handedness, and the probability of handedness for each mating combination is (</w:t>
      </w:r>
      <w:proofErr w:type="spellStart"/>
      <w:r w:rsidRPr="008800A8">
        <w:rPr>
          <w:rFonts w:asciiTheme="minorHAnsi" w:hAnsiTheme="minorHAnsi"/>
          <w:sz w:val="24"/>
        </w:rPr>
        <w:t>P_R|RxR</w:t>
      </w:r>
      <w:proofErr w:type="spellEnd"/>
      <w:r w:rsidRPr="008800A8">
        <w:rPr>
          <w:rFonts w:asciiTheme="minorHAnsi" w:hAnsiTheme="minorHAnsi"/>
          <w:sz w:val="24"/>
        </w:rPr>
        <w:t xml:space="preserve">), etc.  It is well known that the binomial distribution and the likelihood function for a binomial distribution are sufficiently regular (citation is likely Casella &amp; Berger). </w:t>
      </w:r>
    </w:p>
    <w:p w14:paraId="74D560B5" w14:textId="77777777" w:rsidR="003F5F41" w:rsidRPr="003F5F41" w:rsidRDefault="003F5F41" w:rsidP="003F5F41"/>
    <w:p w14:paraId="61B1B618" w14:textId="3C155924" w:rsidR="00DA5383" w:rsidRDefault="00DA5383" w:rsidP="00DA5383">
      <w:pPr>
        <w:pStyle w:val="Heading2"/>
        <w:rPr>
          <w:highlight w:val="yellow"/>
        </w:rPr>
      </w:pPr>
      <w:r>
        <w:rPr>
          <w:highlight w:val="yellow"/>
        </w:rPr>
        <w:t>Familial data with sex differences</w:t>
      </w:r>
    </w:p>
    <w:p w14:paraId="429954F7" w14:textId="77777777" w:rsidR="003F5F41" w:rsidRPr="001603AD" w:rsidRDefault="003F5F41" w:rsidP="003F5F41">
      <w:pPr>
        <w:rPr>
          <w:highlight w:val="yellow"/>
          <w:lang w:val="en-US"/>
        </w:rPr>
      </w:pPr>
      <w:r w:rsidRPr="001603AD">
        <w:rPr>
          <w:highlight w:val="yellow"/>
          <w:lang w:val="en-US"/>
        </w:rPr>
        <w:t xml:space="preserve">In 2000, McKeever et al. compile data from </w:t>
      </w:r>
      <w:r>
        <w:rPr>
          <w:highlight w:val="yellow"/>
          <w:lang w:val="en-US"/>
        </w:rPr>
        <w:t>4 different studies</w:t>
      </w:r>
      <w:r w:rsidRPr="001603AD">
        <w:rPr>
          <w:highlight w:val="yellow"/>
          <w:lang w:val="en-US"/>
        </w:rPr>
        <w:t xml:space="preserve"> from the 1970s and 1980s (McKeever, table 1) </w:t>
      </w:r>
      <w:r>
        <w:rPr>
          <w:highlight w:val="yellow"/>
          <w:lang w:val="en-US"/>
        </w:rPr>
        <w:t xml:space="preserve">with data on </w:t>
      </w:r>
      <w:r w:rsidRPr="001603AD">
        <w:rPr>
          <w:highlight w:val="yellow"/>
          <w:lang w:val="en-US"/>
        </w:rPr>
        <w:t xml:space="preserve">handedness in 8 categories: female offspring born to two right handed parents, female offspring born to a right handed mother and left handed father, female offspring born to a left handed mother and right handed father, female offspring born to two left handed parents, and male offspring born the these 4 parental combinations. We </w:t>
      </w:r>
      <w:r>
        <w:rPr>
          <w:highlight w:val="yellow"/>
          <w:lang w:val="en-US"/>
        </w:rPr>
        <w:t xml:space="preserve">fit models I-V on this data, which we will refer to as the ‘McKeever data set’. </w:t>
      </w:r>
    </w:p>
    <w:p w14:paraId="707138B4" w14:textId="77777777" w:rsidR="003F5F41" w:rsidRPr="003F5F41" w:rsidRDefault="003F5F41" w:rsidP="003F5F41">
      <w:pPr>
        <w:rPr>
          <w:highlight w:val="yellow"/>
        </w:rPr>
      </w:pPr>
    </w:p>
    <w:p w14:paraId="4B9B36C7" w14:textId="798B69C3" w:rsidR="00CA52DA" w:rsidRDefault="00DA5383" w:rsidP="000C3DC4">
      <w:pPr>
        <w:pStyle w:val="Heading2"/>
      </w:pPr>
      <w:r w:rsidRPr="00425EDC">
        <w:rPr>
          <w:highlight w:val="yellow"/>
        </w:rPr>
        <w:lastRenderedPageBreak/>
        <w:t>Extended model with sex differences</w:t>
      </w:r>
      <w:r w:rsidRPr="00EF21D5">
        <w:t xml:space="preserve"> </w:t>
      </w:r>
    </w:p>
    <w:p w14:paraId="41996321" w14:textId="77777777" w:rsidR="003F5F41" w:rsidRPr="001603AD" w:rsidRDefault="003F5F41" w:rsidP="003F5F41">
      <w:pPr>
        <w:rPr>
          <w:lang w:val="en-US"/>
        </w:rPr>
      </w:pPr>
      <w:r w:rsidRPr="001603AD">
        <w:rPr>
          <w:lang w:val="en-US"/>
        </w:rPr>
        <w:t xml:space="preserve">We expand the model from </w:t>
      </w:r>
      <w:proofErr w:type="spellStart"/>
      <w:r w:rsidRPr="001603AD">
        <w:rPr>
          <w:lang w:val="en-US"/>
        </w:rPr>
        <w:t>Laland</w:t>
      </w:r>
      <w:proofErr w:type="spellEnd"/>
      <w:r w:rsidRPr="001603AD">
        <w:rPr>
          <w:lang w:val="en-US"/>
        </w:rPr>
        <w:t xml:space="preserve"> et al. (1995) to include sex differences in two ways: we consider separately a) the offspring of a right-handed mother and left-handed father than a left-handed father and right-handed mother and b) male and female offspring.  </w:t>
      </w:r>
      <w:proofErr w:type="gramStart"/>
      <w:r w:rsidRPr="001603AD">
        <w:rPr>
          <w:lang w:val="en-US"/>
        </w:rPr>
        <w:t>In order to</w:t>
      </w:r>
      <w:proofErr w:type="gramEnd"/>
      <w:r w:rsidRPr="001603AD">
        <w:rPr>
          <w:lang w:val="en-US"/>
        </w:rPr>
        <w:t xml:space="preserve"> do this, we add the parameter </w:t>
      </w:r>
      <w:r w:rsidRPr="001603AD">
        <w:rPr>
          <w:i/>
          <w:lang w:val="en-US"/>
        </w:rPr>
        <w:t xml:space="preserve">γ </w:t>
      </w:r>
      <w:r w:rsidRPr="001603AD">
        <w:rPr>
          <w:lang w:val="en-US"/>
        </w:rPr>
        <w:t xml:space="preserve">to represent the cultural effect of having a left-handed mother and right-handed father, while </w:t>
      </w:r>
      <w:r w:rsidRPr="001603AD">
        <w:rPr>
          <w:i/>
          <w:lang w:val="en-US"/>
        </w:rPr>
        <w:t xml:space="preserve">β </w:t>
      </w:r>
      <w:r w:rsidRPr="001603AD">
        <w:rPr>
          <w:lang w:val="en-US"/>
        </w:rPr>
        <w:t xml:space="preserve">represents the cultural bias from a right-handed mother and left-handed father. We consider each of these parameters can take on a different value for female offspring and male offspring, and accordingly call these </w:t>
      </w:r>
      <w:proofErr w:type="spellStart"/>
      <w:r w:rsidRPr="001603AD">
        <w:rPr>
          <w:i/>
          <w:lang w:val="en-US"/>
        </w:rPr>
        <w:t>γ</w:t>
      </w:r>
      <w:r w:rsidRPr="001603AD">
        <w:rPr>
          <w:i/>
          <w:vertAlign w:val="subscript"/>
          <w:lang w:val="en-US"/>
        </w:rPr>
        <w:t>F</w:t>
      </w:r>
      <w:proofErr w:type="spellEnd"/>
      <w:r w:rsidRPr="001603AD">
        <w:rPr>
          <w:i/>
          <w:lang w:val="en-US"/>
        </w:rPr>
        <w:t xml:space="preserve">, </w:t>
      </w:r>
      <w:proofErr w:type="spellStart"/>
      <w:r w:rsidRPr="001603AD">
        <w:rPr>
          <w:i/>
          <w:lang w:val="en-US"/>
        </w:rPr>
        <w:t>γ</w:t>
      </w:r>
      <w:r w:rsidRPr="001603AD">
        <w:rPr>
          <w:i/>
          <w:vertAlign w:val="subscript"/>
          <w:lang w:val="en-US"/>
        </w:rPr>
        <w:t>M</w:t>
      </w:r>
      <w:proofErr w:type="spellEnd"/>
      <w:r w:rsidRPr="001603AD">
        <w:rPr>
          <w:i/>
          <w:vertAlign w:val="subscript"/>
          <w:lang w:val="en-US"/>
        </w:rPr>
        <w:t xml:space="preserve">, </w:t>
      </w:r>
      <w:r w:rsidRPr="001603AD">
        <w:rPr>
          <w:i/>
          <w:lang w:val="en-US"/>
        </w:rPr>
        <w:t>β</w:t>
      </w:r>
      <w:r w:rsidRPr="001603AD">
        <w:rPr>
          <w:i/>
          <w:vertAlign w:val="subscript"/>
          <w:lang w:val="en-US"/>
        </w:rPr>
        <w:t>F</w:t>
      </w:r>
      <w:r w:rsidRPr="001603AD">
        <w:rPr>
          <w:i/>
          <w:lang w:val="en-US"/>
        </w:rPr>
        <w:t>, β</w:t>
      </w:r>
      <w:r w:rsidRPr="001603AD">
        <w:rPr>
          <w:i/>
          <w:vertAlign w:val="subscript"/>
          <w:lang w:val="en-US"/>
        </w:rPr>
        <w:t xml:space="preserve">M, </w:t>
      </w:r>
      <w:r w:rsidRPr="001603AD">
        <w:rPr>
          <w:i/>
          <w:lang w:val="en-US"/>
        </w:rPr>
        <w:t>α</w:t>
      </w:r>
      <w:r w:rsidRPr="001603AD">
        <w:rPr>
          <w:i/>
          <w:vertAlign w:val="subscript"/>
          <w:lang w:val="en-US"/>
        </w:rPr>
        <w:t>F</w:t>
      </w:r>
      <w:r w:rsidRPr="001603AD">
        <w:rPr>
          <w:i/>
          <w:lang w:val="en-US"/>
        </w:rPr>
        <w:t>, α</w:t>
      </w:r>
      <w:r w:rsidRPr="001603AD">
        <w:rPr>
          <w:i/>
          <w:vertAlign w:val="subscript"/>
          <w:lang w:val="en-US"/>
        </w:rPr>
        <w:t>M,</w:t>
      </w:r>
    </w:p>
    <w:p w14:paraId="347CCEBE" w14:textId="77777777" w:rsidR="003F5F41" w:rsidRPr="001603AD" w:rsidRDefault="003F5F41" w:rsidP="003F5F41">
      <w:pPr>
        <w:rPr>
          <w:lang w:val="en-US"/>
        </w:rPr>
      </w:pPr>
      <w:r w:rsidRPr="001603AD">
        <w:rPr>
          <w:lang w:val="en-US"/>
        </w:rPr>
        <w:t xml:space="preserve">The genetic influence parameter </w:t>
      </w:r>
      <m:oMath>
        <m:r>
          <w:rPr>
            <w:rFonts w:ascii="Cambria Math" w:hAnsi="Cambria Math"/>
            <w:lang w:val="en-US"/>
          </w:rPr>
          <m:t>ρ</m:t>
        </m:r>
      </m:oMath>
      <w:r w:rsidRPr="001603AD">
        <w:rPr>
          <w:lang w:val="en-US"/>
        </w:rPr>
        <w:t xml:space="preserve"> remains the same between males and females.</w:t>
      </w:r>
    </w:p>
    <w:p w14:paraId="33141C20" w14:textId="77777777" w:rsidR="003F5F41" w:rsidRPr="001603AD" w:rsidRDefault="003F5F41" w:rsidP="003F5F41">
      <w:pPr>
        <w:rPr>
          <w:lang w:val="en-US"/>
        </w:rPr>
      </w:pPr>
      <w:r w:rsidRPr="001603AD">
        <w:rPr>
          <w:lang w:val="en-US"/>
        </w:rPr>
        <w:t xml:space="preserve">The probabilities of female offspring being right-handed given 3 combinations of </w:t>
      </w:r>
      <w:proofErr w:type="gramStart"/>
      <w:r w:rsidRPr="001603AD">
        <w:rPr>
          <w:lang w:val="en-US"/>
        </w:rPr>
        <w:t>alleles</w:t>
      </w:r>
      <w:proofErr w:type="gramEnd"/>
      <w:r w:rsidRPr="001603AD">
        <w:rPr>
          <w:lang w:val="en-US"/>
        </w:rPr>
        <w:t xml:space="preserve"> and 4 mating pairs are shown in Table 1, and the same quantities for male offspring are shown in Table 2.</w:t>
      </w:r>
    </w:p>
    <w:p w14:paraId="2587CDF2" w14:textId="77777777" w:rsidR="003F5F41" w:rsidRPr="001603AD" w:rsidRDefault="003F5F41" w:rsidP="003F5F41">
      <w:pPr>
        <w:rPr>
          <w:lang w:val="en-US"/>
        </w:rPr>
      </w:pPr>
    </w:p>
    <w:tbl>
      <w:tblPr>
        <w:tblW w:w="7353" w:type="dxa"/>
        <w:tblInd w:w="927" w:type="dxa"/>
        <w:tblCellMar>
          <w:top w:w="22" w:type="dxa"/>
          <w:right w:w="115" w:type="dxa"/>
        </w:tblCellMar>
        <w:tblLook w:val="04A0" w:firstRow="1" w:lastRow="0" w:firstColumn="1" w:lastColumn="0" w:noHBand="0" w:noVBand="1"/>
      </w:tblPr>
      <w:tblGrid>
        <w:gridCol w:w="2563"/>
        <w:gridCol w:w="1543"/>
        <w:gridCol w:w="1747"/>
        <w:gridCol w:w="1500"/>
      </w:tblGrid>
      <w:tr w:rsidR="003F5F41" w:rsidRPr="001603AD" w14:paraId="250ADB71" w14:textId="77777777" w:rsidTr="0064002D">
        <w:trPr>
          <w:trHeight w:val="342"/>
        </w:trPr>
        <w:tc>
          <w:tcPr>
            <w:tcW w:w="2563" w:type="dxa"/>
            <w:tcBorders>
              <w:top w:val="single" w:sz="6" w:space="0" w:color="000000"/>
              <w:left w:val="nil"/>
              <w:bottom w:val="single" w:sz="4" w:space="0" w:color="000000"/>
              <w:right w:val="nil"/>
            </w:tcBorders>
            <w:hideMark/>
          </w:tcPr>
          <w:p w14:paraId="65F479FB" w14:textId="77777777" w:rsidR="003F5F41" w:rsidRPr="001603AD" w:rsidRDefault="003F5F41" w:rsidP="0064002D">
            <w:pPr>
              <w:rPr>
                <w:lang w:val="en-US"/>
              </w:rPr>
            </w:pPr>
            <w:r w:rsidRPr="001603AD">
              <w:rPr>
                <w:lang w:val="en-US"/>
              </w:rPr>
              <w:t>mating (mother x father)</w:t>
            </w:r>
          </w:p>
        </w:tc>
        <w:tc>
          <w:tcPr>
            <w:tcW w:w="1543" w:type="dxa"/>
            <w:tcBorders>
              <w:top w:val="single" w:sz="6" w:space="0" w:color="000000"/>
              <w:left w:val="nil"/>
              <w:bottom w:val="single" w:sz="4" w:space="0" w:color="000000"/>
              <w:right w:val="nil"/>
            </w:tcBorders>
            <w:hideMark/>
          </w:tcPr>
          <w:p w14:paraId="6EF86D72" w14:textId="77777777" w:rsidR="003F5F41" w:rsidRPr="001603AD" w:rsidRDefault="003F5F41" w:rsidP="0064002D">
            <w:pPr>
              <w:rPr>
                <w:lang w:val="en-US"/>
              </w:rPr>
            </w:pPr>
            <w:r w:rsidRPr="001603AD">
              <w:rPr>
                <w:lang w:val="en-US"/>
              </w:rPr>
              <w:t>DD</w:t>
            </w:r>
          </w:p>
        </w:tc>
        <w:tc>
          <w:tcPr>
            <w:tcW w:w="1747" w:type="dxa"/>
            <w:tcBorders>
              <w:top w:val="single" w:sz="6" w:space="0" w:color="000000"/>
              <w:left w:val="nil"/>
              <w:bottom w:val="single" w:sz="4" w:space="0" w:color="000000"/>
              <w:right w:val="nil"/>
            </w:tcBorders>
            <w:hideMark/>
          </w:tcPr>
          <w:p w14:paraId="4B8B9165" w14:textId="77777777" w:rsidR="003F5F41" w:rsidRPr="001603AD" w:rsidRDefault="003F5F41" w:rsidP="0064002D">
            <w:pPr>
              <w:rPr>
                <w:lang w:val="en-US"/>
              </w:rPr>
            </w:pPr>
            <w:r w:rsidRPr="001603AD">
              <w:rPr>
                <w:lang w:val="en-US"/>
              </w:rPr>
              <w:t>DC</w:t>
            </w:r>
          </w:p>
        </w:tc>
        <w:tc>
          <w:tcPr>
            <w:tcW w:w="1500" w:type="dxa"/>
            <w:tcBorders>
              <w:top w:val="single" w:sz="6" w:space="0" w:color="000000"/>
              <w:left w:val="nil"/>
              <w:bottom w:val="single" w:sz="4" w:space="0" w:color="000000"/>
              <w:right w:val="nil"/>
            </w:tcBorders>
            <w:hideMark/>
          </w:tcPr>
          <w:p w14:paraId="4455A795" w14:textId="77777777" w:rsidR="003F5F41" w:rsidRPr="001603AD" w:rsidRDefault="003F5F41" w:rsidP="0064002D">
            <w:pPr>
              <w:rPr>
                <w:lang w:val="en-US"/>
              </w:rPr>
            </w:pPr>
            <w:r w:rsidRPr="001603AD">
              <w:rPr>
                <w:lang w:val="en-US"/>
              </w:rPr>
              <w:t>CC</w:t>
            </w:r>
          </w:p>
        </w:tc>
      </w:tr>
      <w:tr w:rsidR="003F5F41" w:rsidRPr="001603AD" w14:paraId="657B9282" w14:textId="77777777" w:rsidTr="0064002D">
        <w:trPr>
          <w:trHeight w:val="307"/>
        </w:trPr>
        <w:tc>
          <w:tcPr>
            <w:tcW w:w="2563" w:type="dxa"/>
            <w:tcBorders>
              <w:top w:val="single" w:sz="4" w:space="0" w:color="000000"/>
              <w:left w:val="nil"/>
              <w:bottom w:val="nil"/>
              <w:right w:val="nil"/>
            </w:tcBorders>
            <w:hideMark/>
          </w:tcPr>
          <w:p w14:paraId="2C914F80" w14:textId="77777777" w:rsidR="003F5F41" w:rsidRPr="001603AD" w:rsidRDefault="003F5F41" w:rsidP="0064002D">
            <w:pPr>
              <w:rPr>
                <w:lang w:val="en-US"/>
              </w:rPr>
            </w:pPr>
            <w:r w:rsidRPr="001603AD">
              <w:rPr>
                <w:lang w:val="en-US"/>
              </w:rPr>
              <w:t>R x R</w:t>
            </w:r>
          </w:p>
        </w:tc>
        <w:tc>
          <w:tcPr>
            <w:tcW w:w="1543" w:type="dxa"/>
            <w:tcBorders>
              <w:top w:val="single" w:sz="4" w:space="0" w:color="000000"/>
              <w:left w:val="nil"/>
              <w:bottom w:val="nil"/>
              <w:right w:val="nil"/>
            </w:tcBorders>
            <w:hideMark/>
          </w:tcPr>
          <w:p w14:paraId="5DA3A5FC"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 xml:space="preserve">ρ </w:t>
            </w:r>
            <w:r w:rsidRPr="001603AD">
              <w:rPr>
                <w:lang w:val="en-US"/>
              </w:rPr>
              <w:t xml:space="preserve">+ </w:t>
            </w:r>
            <w:r w:rsidRPr="001603AD">
              <w:rPr>
                <w:i/>
                <w:lang w:val="en-US"/>
              </w:rPr>
              <w:t>α</w:t>
            </w:r>
            <w:r w:rsidRPr="001603AD">
              <w:rPr>
                <w:i/>
                <w:vertAlign w:val="subscript"/>
                <w:lang w:val="en-US"/>
              </w:rPr>
              <w:t>F</w:t>
            </w:r>
          </w:p>
        </w:tc>
        <w:tc>
          <w:tcPr>
            <w:tcW w:w="1747" w:type="dxa"/>
            <w:tcBorders>
              <w:top w:val="single" w:sz="4" w:space="0" w:color="000000"/>
              <w:left w:val="nil"/>
              <w:bottom w:val="nil"/>
              <w:right w:val="nil"/>
            </w:tcBorders>
            <w:hideMark/>
          </w:tcPr>
          <w:p w14:paraId="6A238F22"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h</w:t>
            </w:r>
            <w:r w:rsidRPr="001603AD">
              <w:rPr>
                <w:vertAlign w:val="subscript"/>
                <w:lang w:val="en-US"/>
              </w:rPr>
              <w:t>1</w:t>
            </w:r>
            <w:r w:rsidRPr="001603AD">
              <w:rPr>
                <w:i/>
                <w:lang w:val="en-US"/>
              </w:rPr>
              <w:t xml:space="preserve">ρ </w:t>
            </w:r>
            <w:r w:rsidRPr="001603AD">
              <w:rPr>
                <w:lang w:val="en-US"/>
              </w:rPr>
              <w:t xml:space="preserve">+ </w:t>
            </w:r>
            <w:r w:rsidRPr="001603AD">
              <w:rPr>
                <w:i/>
                <w:lang w:val="en-US"/>
              </w:rPr>
              <w:t>α</w:t>
            </w:r>
            <w:r w:rsidRPr="001603AD">
              <w:rPr>
                <w:i/>
                <w:vertAlign w:val="subscript"/>
                <w:lang w:val="en-US"/>
              </w:rPr>
              <w:t>F</w:t>
            </w:r>
          </w:p>
        </w:tc>
        <w:tc>
          <w:tcPr>
            <w:tcW w:w="1500" w:type="dxa"/>
            <w:tcBorders>
              <w:top w:val="single" w:sz="4" w:space="0" w:color="000000"/>
              <w:left w:val="nil"/>
              <w:bottom w:val="nil"/>
              <w:right w:val="nil"/>
            </w:tcBorders>
            <w:hideMark/>
          </w:tcPr>
          <w:p w14:paraId="7136FC57"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α</w:t>
            </w:r>
            <w:r w:rsidRPr="001603AD">
              <w:rPr>
                <w:i/>
                <w:vertAlign w:val="subscript"/>
                <w:lang w:val="en-US"/>
              </w:rPr>
              <w:t>F</w:t>
            </w:r>
          </w:p>
        </w:tc>
      </w:tr>
      <w:tr w:rsidR="003F5F41" w:rsidRPr="001603AD" w14:paraId="09890121" w14:textId="77777777" w:rsidTr="0064002D">
        <w:trPr>
          <w:trHeight w:val="239"/>
        </w:trPr>
        <w:tc>
          <w:tcPr>
            <w:tcW w:w="2563" w:type="dxa"/>
            <w:hideMark/>
          </w:tcPr>
          <w:p w14:paraId="50B07DA3" w14:textId="77777777" w:rsidR="003F5F41" w:rsidRPr="001603AD" w:rsidRDefault="003F5F41" w:rsidP="0064002D">
            <w:pPr>
              <w:rPr>
                <w:lang w:val="en-US"/>
              </w:rPr>
            </w:pPr>
            <w:r w:rsidRPr="001603AD">
              <w:rPr>
                <w:lang w:val="en-US"/>
              </w:rPr>
              <w:t>R x L</w:t>
            </w:r>
          </w:p>
        </w:tc>
        <w:tc>
          <w:tcPr>
            <w:tcW w:w="1543" w:type="dxa"/>
            <w:hideMark/>
          </w:tcPr>
          <w:p w14:paraId="1DD0AC16"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 xml:space="preserve">ρ </w:t>
            </w:r>
            <w:r w:rsidRPr="001603AD">
              <w:rPr>
                <w:lang w:val="en-US"/>
              </w:rPr>
              <w:t xml:space="preserve">+ </w:t>
            </w:r>
            <w:r w:rsidRPr="001603AD">
              <w:rPr>
                <w:i/>
                <w:lang w:val="en-US"/>
              </w:rPr>
              <w:t>β</w:t>
            </w:r>
            <w:r w:rsidRPr="001603AD">
              <w:rPr>
                <w:i/>
                <w:vertAlign w:val="subscript"/>
                <w:lang w:val="en-US"/>
              </w:rPr>
              <w:t>F</w:t>
            </w:r>
          </w:p>
        </w:tc>
        <w:tc>
          <w:tcPr>
            <w:tcW w:w="1747" w:type="dxa"/>
            <w:hideMark/>
          </w:tcPr>
          <w:p w14:paraId="6966819C"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h</w:t>
            </w:r>
            <w:r w:rsidRPr="001603AD">
              <w:rPr>
                <w:vertAlign w:val="subscript"/>
                <w:lang w:val="en-US"/>
              </w:rPr>
              <w:t>1</w:t>
            </w:r>
            <w:r w:rsidRPr="001603AD">
              <w:rPr>
                <w:i/>
                <w:lang w:val="en-US"/>
              </w:rPr>
              <w:t xml:space="preserve">ρ </w:t>
            </w:r>
            <w:r w:rsidRPr="001603AD">
              <w:rPr>
                <w:lang w:val="en-US"/>
              </w:rPr>
              <w:t xml:space="preserve">+ </w:t>
            </w:r>
            <w:r w:rsidRPr="001603AD">
              <w:rPr>
                <w:i/>
                <w:lang w:val="en-US"/>
              </w:rPr>
              <w:t>β</w:t>
            </w:r>
            <w:r w:rsidRPr="001603AD">
              <w:rPr>
                <w:i/>
                <w:vertAlign w:val="subscript"/>
                <w:lang w:val="en-US"/>
              </w:rPr>
              <w:t>F</w:t>
            </w:r>
          </w:p>
        </w:tc>
        <w:tc>
          <w:tcPr>
            <w:tcW w:w="1500" w:type="dxa"/>
            <w:hideMark/>
          </w:tcPr>
          <w:p w14:paraId="1C8731AA"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β</w:t>
            </w:r>
            <w:r w:rsidRPr="001603AD">
              <w:rPr>
                <w:i/>
                <w:vertAlign w:val="subscript"/>
                <w:lang w:val="en-US"/>
              </w:rPr>
              <w:t>F</w:t>
            </w:r>
          </w:p>
        </w:tc>
      </w:tr>
      <w:tr w:rsidR="003F5F41" w:rsidRPr="001603AD" w14:paraId="1E77B9F2" w14:textId="77777777" w:rsidTr="0064002D">
        <w:trPr>
          <w:trHeight w:val="234"/>
        </w:trPr>
        <w:tc>
          <w:tcPr>
            <w:tcW w:w="2563" w:type="dxa"/>
            <w:hideMark/>
          </w:tcPr>
          <w:p w14:paraId="67FD1592" w14:textId="77777777" w:rsidR="003F5F41" w:rsidRPr="001603AD" w:rsidRDefault="003F5F41" w:rsidP="0064002D">
            <w:pPr>
              <w:rPr>
                <w:lang w:val="en-US"/>
              </w:rPr>
            </w:pPr>
            <w:r w:rsidRPr="001603AD">
              <w:rPr>
                <w:lang w:val="en-US"/>
              </w:rPr>
              <w:t>L x R</w:t>
            </w:r>
          </w:p>
        </w:tc>
        <w:tc>
          <w:tcPr>
            <w:tcW w:w="1543" w:type="dxa"/>
            <w:hideMark/>
          </w:tcPr>
          <w:p w14:paraId="73315FEC"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 xml:space="preserve">ρ </w:t>
            </w:r>
            <w:r w:rsidRPr="001603AD">
              <w:rPr>
                <w:lang w:val="en-US"/>
              </w:rPr>
              <w:t xml:space="preserve">+ </w:t>
            </w:r>
            <w:proofErr w:type="spellStart"/>
            <w:r w:rsidRPr="001603AD">
              <w:rPr>
                <w:i/>
                <w:lang w:val="en-US"/>
              </w:rPr>
              <w:t>γ</w:t>
            </w:r>
            <w:r w:rsidRPr="001603AD">
              <w:rPr>
                <w:i/>
                <w:vertAlign w:val="subscript"/>
                <w:lang w:val="en-US"/>
              </w:rPr>
              <w:t>F</w:t>
            </w:r>
            <w:proofErr w:type="spellEnd"/>
          </w:p>
        </w:tc>
        <w:tc>
          <w:tcPr>
            <w:tcW w:w="1747" w:type="dxa"/>
            <w:hideMark/>
          </w:tcPr>
          <w:p w14:paraId="4839D16D"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h</w:t>
            </w:r>
            <w:r w:rsidRPr="001603AD">
              <w:rPr>
                <w:vertAlign w:val="subscript"/>
                <w:lang w:val="en-US"/>
              </w:rPr>
              <w:t>1</w:t>
            </w:r>
            <w:r w:rsidRPr="001603AD">
              <w:rPr>
                <w:i/>
                <w:lang w:val="en-US"/>
              </w:rPr>
              <w:t xml:space="preserve">ρ </w:t>
            </w:r>
            <w:r w:rsidRPr="001603AD">
              <w:rPr>
                <w:lang w:val="en-US"/>
              </w:rPr>
              <w:t xml:space="preserve">+ </w:t>
            </w:r>
            <w:proofErr w:type="spellStart"/>
            <w:r w:rsidRPr="001603AD">
              <w:rPr>
                <w:i/>
                <w:lang w:val="en-US"/>
              </w:rPr>
              <w:t>γ</w:t>
            </w:r>
            <w:r w:rsidRPr="001603AD">
              <w:rPr>
                <w:i/>
                <w:vertAlign w:val="subscript"/>
                <w:lang w:val="en-US"/>
              </w:rPr>
              <w:t>F</w:t>
            </w:r>
            <w:proofErr w:type="spellEnd"/>
          </w:p>
        </w:tc>
        <w:tc>
          <w:tcPr>
            <w:tcW w:w="1500" w:type="dxa"/>
            <w:hideMark/>
          </w:tcPr>
          <w:p w14:paraId="6D2423A1"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proofErr w:type="spellStart"/>
            <w:r w:rsidRPr="001603AD">
              <w:rPr>
                <w:i/>
                <w:lang w:val="en-US"/>
              </w:rPr>
              <w:t>γ</w:t>
            </w:r>
            <w:r w:rsidRPr="001603AD">
              <w:rPr>
                <w:i/>
                <w:vertAlign w:val="subscript"/>
                <w:lang w:val="en-US"/>
              </w:rPr>
              <w:t>F</w:t>
            </w:r>
            <w:proofErr w:type="spellEnd"/>
          </w:p>
        </w:tc>
      </w:tr>
      <w:tr w:rsidR="003F5F41" w:rsidRPr="001603AD" w14:paraId="433B6088" w14:textId="77777777" w:rsidTr="0064002D">
        <w:trPr>
          <w:trHeight w:val="280"/>
        </w:trPr>
        <w:tc>
          <w:tcPr>
            <w:tcW w:w="2563" w:type="dxa"/>
            <w:tcBorders>
              <w:top w:val="nil"/>
              <w:left w:val="nil"/>
              <w:bottom w:val="single" w:sz="6" w:space="0" w:color="000000"/>
              <w:right w:val="nil"/>
            </w:tcBorders>
            <w:hideMark/>
          </w:tcPr>
          <w:p w14:paraId="72254676" w14:textId="77777777" w:rsidR="003F5F41" w:rsidRPr="001603AD" w:rsidRDefault="003F5F41" w:rsidP="0064002D">
            <w:pPr>
              <w:rPr>
                <w:lang w:val="en-US"/>
              </w:rPr>
            </w:pPr>
            <w:r w:rsidRPr="001603AD">
              <w:rPr>
                <w:lang w:val="en-US"/>
              </w:rPr>
              <w:t>L x L</w:t>
            </w:r>
          </w:p>
        </w:tc>
        <w:tc>
          <w:tcPr>
            <w:tcW w:w="1543" w:type="dxa"/>
            <w:tcBorders>
              <w:top w:val="nil"/>
              <w:left w:val="nil"/>
              <w:bottom w:val="single" w:sz="6" w:space="0" w:color="000000"/>
              <w:right w:val="nil"/>
            </w:tcBorders>
            <w:hideMark/>
          </w:tcPr>
          <w:p w14:paraId="1B0D1CFF"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 xml:space="preserve">ρ </w:t>
            </w:r>
            <w:r w:rsidRPr="001603AD">
              <w:rPr>
                <w:lang w:val="en-US"/>
              </w:rPr>
              <w:t xml:space="preserve">− </w:t>
            </w:r>
            <w:r w:rsidRPr="001603AD">
              <w:rPr>
                <w:i/>
                <w:lang w:val="en-US"/>
              </w:rPr>
              <w:t>α</w:t>
            </w:r>
            <w:r w:rsidRPr="001603AD">
              <w:rPr>
                <w:i/>
                <w:vertAlign w:val="subscript"/>
                <w:lang w:val="en-US"/>
              </w:rPr>
              <w:t>F</w:t>
            </w:r>
          </w:p>
        </w:tc>
        <w:tc>
          <w:tcPr>
            <w:tcW w:w="1747" w:type="dxa"/>
            <w:tcBorders>
              <w:top w:val="nil"/>
              <w:left w:val="nil"/>
              <w:bottom w:val="single" w:sz="6" w:space="0" w:color="000000"/>
              <w:right w:val="nil"/>
            </w:tcBorders>
            <w:hideMark/>
          </w:tcPr>
          <w:p w14:paraId="611E2D7D"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h</w:t>
            </w:r>
            <w:r w:rsidRPr="001603AD">
              <w:rPr>
                <w:vertAlign w:val="subscript"/>
                <w:lang w:val="en-US"/>
              </w:rPr>
              <w:t>1</w:t>
            </w:r>
            <w:r w:rsidRPr="001603AD">
              <w:rPr>
                <w:i/>
                <w:lang w:val="en-US"/>
              </w:rPr>
              <w:t xml:space="preserve">ρ </w:t>
            </w:r>
            <w:r w:rsidRPr="001603AD">
              <w:rPr>
                <w:lang w:val="en-US"/>
              </w:rPr>
              <w:t xml:space="preserve">− </w:t>
            </w:r>
            <w:r w:rsidRPr="001603AD">
              <w:rPr>
                <w:i/>
                <w:lang w:val="en-US"/>
              </w:rPr>
              <w:t>α</w:t>
            </w:r>
            <w:r w:rsidRPr="001603AD">
              <w:rPr>
                <w:i/>
                <w:vertAlign w:val="subscript"/>
                <w:lang w:val="en-US"/>
              </w:rPr>
              <w:t>F</w:t>
            </w:r>
          </w:p>
        </w:tc>
        <w:tc>
          <w:tcPr>
            <w:tcW w:w="1500" w:type="dxa"/>
            <w:tcBorders>
              <w:top w:val="nil"/>
              <w:left w:val="nil"/>
              <w:bottom w:val="single" w:sz="6" w:space="0" w:color="000000"/>
              <w:right w:val="nil"/>
            </w:tcBorders>
            <w:hideMark/>
          </w:tcPr>
          <w:p w14:paraId="5DC3FFDB"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α</w:t>
            </w:r>
            <w:r w:rsidRPr="001603AD">
              <w:rPr>
                <w:i/>
                <w:vertAlign w:val="subscript"/>
                <w:lang w:val="en-US"/>
              </w:rPr>
              <w:t>F</w:t>
            </w:r>
          </w:p>
        </w:tc>
      </w:tr>
    </w:tbl>
    <w:p w14:paraId="57F3116E" w14:textId="77777777" w:rsidR="003F5F41" w:rsidRPr="001603AD" w:rsidRDefault="003F5F41" w:rsidP="003F5F41">
      <w:pPr>
        <w:rPr>
          <w:lang w:val="en-US"/>
        </w:rPr>
      </w:pPr>
      <w:r w:rsidRPr="001603AD">
        <w:rPr>
          <w:lang w:val="en-US"/>
        </w:rPr>
        <w:t xml:space="preserve">Table 1: </w:t>
      </w:r>
      <w:r w:rsidRPr="001603AD">
        <w:rPr>
          <w:i/>
          <w:lang w:val="en-US"/>
        </w:rPr>
        <w:t>P</w:t>
      </w:r>
      <w:r w:rsidRPr="001603AD">
        <w:rPr>
          <w:i/>
          <w:vertAlign w:val="subscript"/>
          <w:lang w:val="en-US"/>
        </w:rPr>
        <w:t>F</w:t>
      </w:r>
      <w:r w:rsidRPr="001603AD">
        <w:rPr>
          <w:lang w:val="en-US"/>
        </w:rPr>
        <w:t>: Probabilities of being right-handed for females given genotypes and handedness of parents</w:t>
      </w:r>
    </w:p>
    <w:tbl>
      <w:tblPr>
        <w:tblW w:w="7509" w:type="dxa"/>
        <w:tblInd w:w="861" w:type="dxa"/>
        <w:tblCellMar>
          <w:top w:w="22" w:type="dxa"/>
          <w:right w:w="115" w:type="dxa"/>
        </w:tblCellMar>
        <w:tblLook w:val="04A0" w:firstRow="1" w:lastRow="0" w:firstColumn="1" w:lastColumn="0" w:noHBand="0" w:noVBand="1"/>
      </w:tblPr>
      <w:tblGrid>
        <w:gridCol w:w="2563"/>
        <w:gridCol w:w="1587"/>
        <w:gridCol w:w="1792"/>
        <w:gridCol w:w="1567"/>
      </w:tblGrid>
      <w:tr w:rsidR="003F5F41" w:rsidRPr="001603AD" w14:paraId="48EF1575" w14:textId="77777777" w:rsidTr="0064002D">
        <w:trPr>
          <w:trHeight w:val="342"/>
        </w:trPr>
        <w:tc>
          <w:tcPr>
            <w:tcW w:w="2563" w:type="dxa"/>
            <w:tcBorders>
              <w:top w:val="single" w:sz="6" w:space="0" w:color="000000"/>
              <w:left w:val="nil"/>
              <w:bottom w:val="single" w:sz="4" w:space="0" w:color="000000"/>
              <w:right w:val="nil"/>
            </w:tcBorders>
            <w:hideMark/>
          </w:tcPr>
          <w:p w14:paraId="22F08281" w14:textId="77777777" w:rsidR="003F5F41" w:rsidRPr="001603AD" w:rsidRDefault="003F5F41" w:rsidP="0064002D">
            <w:pPr>
              <w:rPr>
                <w:lang w:val="en-US"/>
              </w:rPr>
            </w:pPr>
            <w:r w:rsidRPr="001603AD">
              <w:rPr>
                <w:lang w:val="en-US"/>
              </w:rPr>
              <w:lastRenderedPageBreak/>
              <w:t>mating (mother x father)</w:t>
            </w:r>
          </w:p>
        </w:tc>
        <w:tc>
          <w:tcPr>
            <w:tcW w:w="1587" w:type="dxa"/>
            <w:tcBorders>
              <w:top w:val="single" w:sz="6" w:space="0" w:color="000000"/>
              <w:left w:val="nil"/>
              <w:bottom w:val="single" w:sz="4" w:space="0" w:color="000000"/>
              <w:right w:val="nil"/>
            </w:tcBorders>
            <w:hideMark/>
          </w:tcPr>
          <w:p w14:paraId="7FCB44A9" w14:textId="77777777" w:rsidR="003F5F41" w:rsidRPr="001603AD" w:rsidRDefault="003F5F41" w:rsidP="0064002D">
            <w:pPr>
              <w:rPr>
                <w:lang w:val="en-US"/>
              </w:rPr>
            </w:pPr>
            <w:r w:rsidRPr="001603AD">
              <w:rPr>
                <w:lang w:val="en-US"/>
              </w:rPr>
              <w:t>DD</w:t>
            </w:r>
          </w:p>
        </w:tc>
        <w:tc>
          <w:tcPr>
            <w:tcW w:w="1792" w:type="dxa"/>
            <w:tcBorders>
              <w:top w:val="single" w:sz="6" w:space="0" w:color="000000"/>
              <w:left w:val="nil"/>
              <w:bottom w:val="single" w:sz="4" w:space="0" w:color="000000"/>
              <w:right w:val="nil"/>
            </w:tcBorders>
            <w:hideMark/>
          </w:tcPr>
          <w:p w14:paraId="3415F145" w14:textId="77777777" w:rsidR="003F5F41" w:rsidRPr="001603AD" w:rsidRDefault="003F5F41" w:rsidP="0064002D">
            <w:pPr>
              <w:rPr>
                <w:lang w:val="en-US"/>
              </w:rPr>
            </w:pPr>
            <w:r w:rsidRPr="001603AD">
              <w:rPr>
                <w:lang w:val="en-US"/>
              </w:rPr>
              <w:t>DC</w:t>
            </w:r>
          </w:p>
        </w:tc>
        <w:tc>
          <w:tcPr>
            <w:tcW w:w="1567" w:type="dxa"/>
            <w:tcBorders>
              <w:top w:val="single" w:sz="6" w:space="0" w:color="000000"/>
              <w:left w:val="nil"/>
              <w:bottom w:val="single" w:sz="4" w:space="0" w:color="000000"/>
              <w:right w:val="nil"/>
            </w:tcBorders>
            <w:hideMark/>
          </w:tcPr>
          <w:p w14:paraId="48D5B0DE" w14:textId="77777777" w:rsidR="003F5F41" w:rsidRPr="001603AD" w:rsidRDefault="003F5F41" w:rsidP="0064002D">
            <w:pPr>
              <w:rPr>
                <w:lang w:val="en-US"/>
              </w:rPr>
            </w:pPr>
            <w:r w:rsidRPr="001603AD">
              <w:rPr>
                <w:lang w:val="en-US"/>
              </w:rPr>
              <w:t>CC</w:t>
            </w:r>
          </w:p>
        </w:tc>
      </w:tr>
      <w:tr w:rsidR="003F5F41" w:rsidRPr="001603AD" w14:paraId="546C7906" w14:textId="77777777" w:rsidTr="0064002D">
        <w:trPr>
          <w:trHeight w:val="307"/>
        </w:trPr>
        <w:tc>
          <w:tcPr>
            <w:tcW w:w="2563" w:type="dxa"/>
            <w:tcBorders>
              <w:top w:val="single" w:sz="4" w:space="0" w:color="000000"/>
              <w:left w:val="nil"/>
              <w:bottom w:val="nil"/>
              <w:right w:val="nil"/>
            </w:tcBorders>
            <w:hideMark/>
          </w:tcPr>
          <w:p w14:paraId="1716F70F" w14:textId="77777777" w:rsidR="003F5F41" w:rsidRPr="001603AD" w:rsidRDefault="003F5F41" w:rsidP="0064002D">
            <w:pPr>
              <w:rPr>
                <w:lang w:val="en-US"/>
              </w:rPr>
            </w:pPr>
            <w:r w:rsidRPr="001603AD">
              <w:rPr>
                <w:lang w:val="en-US"/>
              </w:rPr>
              <w:t>R x R</w:t>
            </w:r>
          </w:p>
        </w:tc>
        <w:tc>
          <w:tcPr>
            <w:tcW w:w="1587" w:type="dxa"/>
            <w:tcBorders>
              <w:top w:val="single" w:sz="4" w:space="0" w:color="000000"/>
              <w:left w:val="nil"/>
              <w:bottom w:val="nil"/>
              <w:right w:val="nil"/>
            </w:tcBorders>
            <w:hideMark/>
          </w:tcPr>
          <w:p w14:paraId="6710ADD9"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 xml:space="preserve">ρ </w:t>
            </w:r>
            <w:r w:rsidRPr="001603AD">
              <w:rPr>
                <w:lang w:val="en-US"/>
              </w:rPr>
              <w:t xml:space="preserve">+ </w:t>
            </w:r>
            <w:r w:rsidRPr="001603AD">
              <w:rPr>
                <w:i/>
                <w:lang w:val="en-US"/>
              </w:rPr>
              <w:t>α</w:t>
            </w:r>
            <w:r w:rsidRPr="001603AD">
              <w:rPr>
                <w:i/>
                <w:vertAlign w:val="subscript"/>
                <w:lang w:val="en-US"/>
              </w:rPr>
              <w:t>M</w:t>
            </w:r>
          </w:p>
        </w:tc>
        <w:tc>
          <w:tcPr>
            <w:tcW w:w="1792" w:type="dxa"/>
            <w:tcBorders>
              <w:top w:val="single" w:sz="4" w:space="0" w:color="000000"/>
              <w:left w:val="nil"/>
              <w:bottom w:val="nil"/>
              <w:right w:val="nil"/>
            </w:tcBorders>
            <w:hideMark/>
          </w:tcPr>
          <w:p w14:paraId="05EA4EE7"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h</w:t>
            </w:r>
            <w:r w:rsidRPr="001603AD">
              <w:rPr>
                <w:vertAlign w:val="subscript"/>
                <w:lang w:val="en-US"/>
              </w:rPr>
              <w:t>1</w:t>
            </w:r>
            <w:r w:rsidRPr="001603AD">
              <w:rPr>
                <w:i/>
                <w:lang w:val="en-US"/>
              </w:rPr>
              <w:t xml:space="preserve">ρ </w:t>
            </w:r>
            <w:r w:rsidRPr="001603AD">
              <w:rPr>
                <w:lang w:val="en-US"/>
              </w:rPr>
              <w:t xml:space="preserve">+ </w:t>
            </w:r>
            <w:r w:rsidRPr="001603AD">
              <w:rPr>
                <w:i/>
                <w:lang w:val="en-US"/>
              </w:rPr>
              <w:t>α</w:t>
            </w:r>
            <w:r w:rsidRPr="001603AD">
              <w:rPr>
                <w:i/>
                <w:vertAlign w:val="subscript"/>
                <w:lang w:val="en-US"/>
              </w:rPr>
              <w:t>M</w:t>
            </w:r>
          </w:p>
        </w:tc>
        <w:tc>
          <w:tcPr>
            <w:tcW w:w="1567" w:type="dxa"/>
            <w:tcBorders>
              <w:top w:val="single" w:sz="4" w:space="0" w:color="000000"/>
              <w:left w:val="nil"/>
              <w:bottom w:val="nil"/>
              <w:right w:val="nil"/>
            </w:tcBorders>
            <w:hideMark/>
          </w:tcPr>
          <w:p w14:paraId="08E1AB12"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α</w:t>
            </w:r>
            <w:r w:rsidRPr="001603AD">
              <w:rPr>
                <w:i/>
                <w:vertAlign w:val="subscript"/>
                <w:lang w:val="en-US"/>
              </w:rPr>
              <w:t>M</w:t>
            </w:r>
          </w:p>
        </w:tc>
      </w:tr>
      <w:tr w:rsidR="003F5F41" w:rsidRPr="001603AD" w14:paraId="645038AD" w14:textId="77777777" w:rsidTr="0064002D">
        <w:trPr>
          <w:trHeight w:val="239"/>
        </w:trPr>
        <w:tc>
          <w:tcPr>
            <w:tcW w:w="2563" w:type="dxa"/>
            <w:hideMark/>
          </w:tcPr>
          <w:p w14:paraId="606BD0D1" w14:textId="77777777" w:rsidR="003F5F41" w:rsidRPr="001603AD" w:rsidRDefault="003F5F41" w:rsidP="0064002D">
            <w:pPr>
              <w:rPr>
                <w:lang w:val="en-US"/>
              </w:rPr>
            </w:pPr>
            <w:r w:rsidRPr="001603AD">
              <w:rPr>
                <w:lang w:val="en-US"/>
              </w:rPr>
              <w:t>R x L</w:t>
            </w:r>
          </w:p>
        </w:tc>
        <w:tc>
          <w:tcPr>
            <w:tcW w:w="1587" w:type="dxa"/>
            <w:hideMark/>
          </w:tcPr>
          <w:p w14:paraId="2336C283"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 xml:space="preserve">ρ </w:t>
            </w:r>
            <w:r w:rsidRPr="001603AD">
              <w:rPr>
                <w:lang w:val="en-US"/>
              </w:rPr>
              <w:t xml:space="preserve">+ </w:t>
            </w:r>
            <w:r w:rsidRPr="001603AD">
              <w:rPr>
                <w:i/>
                <w:lang w:val="en-US"/>
              </w:rPr>
              <w:t>β</w:t>
            </w:r>
            <w:r w:rsidRPr="001603AD">
              <w:rPr>
                <w:i/>
                <w:vertAlign w:val="subscript"/>
                <w:lang w:val="en-US"/>
              </w:rPr>
              <w:t>M</w:t>
            </w:r>
          </w:p>
        </w:tc>
        <w:tc>
          <w:tcPr>
            <w:tcW w:w="1792" w:type="dxa"/>
            <w:hideMark/>
          </w:tcPr>
          <w:p w14:paraId="06D0D43D"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h</w:t>
            </w:r>
            <w:r w:rsidRPr="001603AD">
              <w:rPr>
                <w:vertAlign w:val="subscript"/>
                <w:lang w:val="en-US"/>
              </w:rPr>
              <w:t>1</w:t>
            </w:r>
            <w:r w:rsidRPr="001603AD">
              <w:rPr>
                <w:i/>
                <w:lang w:val="en-US"/>
              </w:rPr>
              <w:t xml:space="preserve">ρ </w:t>
            </w:r>
            <w:r w:rsidRPr="001603AD">
              <w:rPr>
                <w:lang w:val="en-US"/>
              </w:rPr>
              <w:t xml:space="preserve">+ </w:t>
            </w:r>
            <w:r w:rsidRPr="001603AD">
              <w:rPr>
                <w:i/>
                <w:lang w:val="en-US"/>
              </w:rPr>
              <w:t>β</w:t>
            </w:r>
            <w:r w:rsidRPr="001603AD">
              <w:rPr>
                <w:i/>
                <w:vertAlign w:val="subscript"/>
                <w:lang w:val="en-US"/>
              </w:rPr>
              <w:t>M</w:t>
            </w:r>
          </w:p>
        </w:tc>
        <w:tc>
          <w:tcPr>
            <w:tcW w:w="1567" w:type="dxa"/>
            <w:hideMark/>
          </w:tcPr>
          <w:p w14:paraId="146AE7ED"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β</w:t>
            </w:r>
            <w:r w:rsidRPr="001603AD">
              <w:rPr>
                <w:i/>
                <w:vertAlign w:val="subscript"/>
                <w:lang w:val="en-US"/>
              </w:rPr>
              <w:t>M</w:t>
            </w:r>
          </w:p>
        </w:tc>
      </w:tr>
      <w:tr w:rsidR="003F5F41" w:rsidRPr="001603AD" w14:paraId="55B11226" w14:textId="77777777" w:rsidTr="0064002D">
        <w:trPr>
          <w:trHeight w:val="234"/>
        </w:trPr>
        <w:tc>
          <w:tcPr>
            <w:tcW w:w="2563" w:type="dxa"/>
            <w:hideMark/>
          </w:tcPr>
          <w:p w14:paraId="749B2CEC" w14:textId="77777777" w:rsidR="003F5F41" w:rsidRPr="001603AD" w:rsidRDefault="003F5F41" w:rsidP="0064002D">
            <w:pPr>
              <w:rPr>
                <w:lang w:val="en-US"/>
              </w:rPr>
            </w:pPr>
            <w:r w:rsidRPr="001603AD">
              <w:rPr>
                <w:lang w:val="en-US"/>
              </w:rPr>
              <w:t>L x R</w:t>
            </w:r>
          </w:p>
        </w:tc>
        <w:tc>
          <w:tcPr>
            <w:tcW w:w="1587" w:type="dxa"/>
            <w:hideMark/>
          </w:tcPr>
          <w:p w14:paraId="00173F0B"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 xml:space="preserve">ρ </w:t>
            </w:r>
            <w:r w:rsidRPr="001603AD">
              <w:rPr>
                <w:lang w:val="en-US"/>
              </w:rPr>
              <w:t xml:space="preserve">+ </w:t>
            </w:r>
            <w:proofErr w:type="spellStart"/>
            <w:r w:rsidRPr="001603AD">
              <w:rPr>
                <w:i/>
                <w:lang w:val="en-US"/>
              </w:rPr>
              <w:t>γ</w:t>
            </w:r>
            <w:r w:rsidRPr="001603AD">
              <w:rPr>
                <w:i/>
                <w:vertAlign w:val="subscript"/>
                <w:lang w:val="en-US"/>
              </w:rPr>
              <w:t>M</w:t>
            </w:r>
            <w:proofErr w:type="spellEnd"/>
          </w:p>
        </w:tc>
        <w:tc>
          <w:tcPr>
            <w:tcW w:w="1792" w:type="dxa"/>
            <w:hideMark/>
          </w:tcPr>
          <w:p w14:paraId="16DA2C4A"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h</w:t>
            </w:r>
            <w:r w:rsidRPr="001603AD">
              <w:rPr>
                <w:vertAlign w:val="subscript"/>
                <w:lang w:val="en-US"/>
              </w:rPr>
              <w:t>1</w:t>
            </w:r>
            <w:r w:rsidRPr="001603AD">
              <w:rPr>
                <w:i/>
                <w:lang w:val="en-US"/>
              </w:rPr>
              <w:t xml:space="preserve">ρ </w:t>
            </w:r>
            <w:r w:rsidRPr="001603AD">
              <w:rPr>
                <w:lang w:val="en-US"/>
              </w:rPr>
              <w:t xml:space="preserve">+ </w:t>
            </w:r>
            <w:proofErr w:type="spellStart"/>
            <w:r w:rsidRPr="001603AD">
              <w:rPr>
                <w:i/>
                <w:lang w:val="en-US"/>
              </w:rPr>
              <w:t>γ</w:t>
            </w:r>
            <w:r w:rsidRPr="001603AD">
              <w:rPr>
                <w:i/>
                <w:vertAlign w:val="subscript"/>
                <w:lang w:val="en-US"/>
              </w:rPr>
              <w:t>M</w:t>
            </w:r>
            <w:proofErr w:type="spellEnd"/>
          </w:p>
        </w:tc>
        <w:tc>
          <w:tcPr>
            <w:tcW w:w="1567" w:type="dxa"/>
            <w:hideMark/>
          </w:tcPr>
          <w:p w14:paraId="4AE1DB90"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proofErr w:type="spellStart"/>
            <w:r w:rsidRPr="001603AD">
              <w:rPr>
                <w:i/>
                <w:lang w:val="en-US"/>
              </w:rPr>
              <w:t>γ</w:t>
            </w:r>
            <w:r w:rsidRPr="001603AD">
              <w:rPr>
                <w:i/>
                <w:vertAlign w:val="subscript"/>
                <w:lang w:val="en-US"/>
              </w:rPr>
              <w:t>M</w:t>
            </w:r>
            <w:proofErr w:type="spellEnd"/>
          </w:p>
        </w:tc>
      </w:tr>
      <w:tr w:rsidR="003F5F41" w:rsidRPr="001603AD" w14:paraId="63EB7ECC" w14:textId="77777777" w:rsidTr="0064002D">
        <w:trPr>
          <w:trHeight w:val="280"/>
        </w:trPr>
        <w:tc>
          <w:tcPr>
            <w:tcW w:w="2563" w:type="dxa"/>
            <w:tcBorders>
              <w:top w:val="nil"/>
              <w:left w:val="nil"/>
              <w:bottom w:val="single" w:sz="6" w:space="0" w:color="000000"/>
              <w:right w:val="nil"/>
            </w:tcBorders>
            <w:hideMark/>
          </w:tcPr>
          <w:p w14:paraId="05122695" w14:textId="77777777" w:rsidR="003F5F41" w:rsidRPr="001603AD" w:rsidRDefault="003F5F41" w:rsidP="0064002D">
            <w:pPr>
              <w:rPr>
                <w:lang w:val="en-US"/>
              </w:rPr>
            </w:pPr>
            <w:r w:rsidRPr="001603AD">
              <w:rPr>
                <w:lang w:val="en-US"/>
              </w:rPr>
              <w:t>L x L</w:t>
            </w:r>
          </w:p>
        </w:tc>
        <w:tc>
          <w:tcPr>
            <w:tcW w:w="1587" w:type="dxa"/>
            <w:tcBorders>
              <w:top w:val="nil"/>
              <w:left w:val="nil"/>
              <w:bottom w:val="single" w:sz="6" w:space="0" w:color="000000"/>
              <w:right w:val="nil"/>
            </w:tcBorders>
            <w:hideMark/>
          </w:tcPr>
          <w:p w14:paraId="245ECF63"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 xml:space="preserve">ρ </w:t>
            </w:r>
            <w:r w:rsidRPr="001603AD">
              <w:rPr>
                <w:lang w:val="en-US"/>
              </w:rPr>
              <w:t xml:space="preserve">− </w:t>
            </w:r>
            <w:r w:rsidRPr="001603AD">
              <w:rPr>
                <w:i/>
                <w:lang w:val="en-US"/>
              </w:rPr>
              <w:t>α</w:t>
            </w:r>
            <w:r w:rsidRPr="001603AD">
              <w:rPr>
                <w:i/>
                <w:vertAlign w:val="subscript"/>
                <w:lang w:val="en-US"/>
              </w:rPr>
              <w:t>M</w:t>
            </w:r>
          </w:p>
        </w:tc>
        <w:tc>
          <w:tcPr>
            <w:tcW w:w="1792" w:type="dxa"/>
            <w:tcBorders>
              <w:top w:val="nil"/>
              <w:left w:val="nil"/>
              <w:bottom w:val="single" w:sz="6" w:space="0" w:color="000000"/>
              <w:right w:val="nil"/>
            </w:tcBorders>
            <w:hideMark/>
          </w:tcPr>
          <w:p w14:paraId="6446D7B6"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h</w:t>
            </w:r>
            <w:r w:rsidRPr="001603AD">
              <w:rPr>
                <w:vertAlign w:val="subscript"/>
                <w:lang w:val="en-US"/>
              </w:rPr>
              <w:t>1</w:t>
            </w:r>
            <w:r w:rsidRPr="001603AD">
              <w:rPr>
                <w:i/>
                <w:lang w:val="en-US"/>
              </w:rPr>
              <w:t xml:space="preserve">ρ </w:t>
            </w:r>
            <w:r w:rsidRPr="001603AD">
              <w:rPr>
                <w:lang w:val="en-US"/>
              </w:rPr>
              <w:t xml:space="preserve">− </w:t>
            </w:r>
            <w:r w:rsidRPr="001603AD">
              <w:rPr>
                <w:i/>
                <w:lang w:val="en-US"/>
              </w:rPr>
              <w:t>α</w:t>
            </w:r>
            <w:r w:rsidRPr="001603AD">
              <w:rPr>
                <w:i/>
                <w:vertAlign w:val="subscript"/>
                <w:lang w:val="en-US"/>
              </w:rPr>
              <w:t>M</w:t>
            </w:r>
          </w:p>
        </w:tc>
        <w:tc>
          <w:tcPr>
            <w:tcW w:w="1567" w:type="dxa"/>
            <w:tcBorders>
              <w:top w:val="nil"/>
              <w:left w:val="nil"/>
              <w:bottom w:val="single" w:sz="6" w:space="0" w:color="000000"/>
              <w:right w:val="nil"/>
            </w:tcBorders>
            <w:hideMark/>
          </w:tcPr>
          <w:p w14:paraId="0CCE5DA7" w14:textId="77777777" w:rsidR="003F5F41" w:rsidRPr="001603AD" w:rsidRDefault="003F5F41" w:rsidP="0064002D">
            <w:pPr>
              <w:rPr>
                <w:lang w:val="en-US"/>
              </w:rPr>
            </w:pPr>
            <w:r w:rsidRPr="001603AD">
              <w:rPr>
                <w:lang w:val="en-US"/>
              </w:rPr>
              <w:t>(1</w:t>
            </w:r>
            <w:r w:rsidRPr="001603AD">
              <w:rPr>
                <w:i/>
                <w:lang w:val="en-US"/>
              </w:rPr>
              <w:t>/</w:t>
            </w:r>
            <w:r w:rsidRPr="001603AD">
              <w:rPr>
                <w:lang w:val="en-US"/>
              </w:rPr>
              <w:t xml:space="preserve">2) − </w:t>
            </w:r>
            <w:r w:rsidRPr="001603AD">
              <w:rPr>
                <w:i/>
                <w:lang w:val="en-US"/>
              </w:rPr>
              <w:t>α</w:t>
            </w:r>
            <w:r w:rsidRPr="001603AD">
              <w:rPr>
                <w:i/>
                <w:vertAlign w:val="subscript"/>
                <w:lang w:val="en-US"/>
              </w:rPr>
              <w:t>M</w:t>
            </w:r>
          </w:p>
        </w:tc>
      </w:tr>
    </w:tbl>
    <w:p w14:paraId="5C6C3B9D" w14:textId="77777777" w:rsidR="003F5F41" w:rsidRPr="001603AD" w:rsidRDefault="003F5F41" w:rsidP="003F5F41">
      <w:pPr>
        <w:rPr>
          <w:lang w:val="en-US"/>
        </w:rPr>
      </w:pPr>
      <w:r w:rsidRPr="001603AD">
        <w:rPr>
          <w:lang w:val="en-US"/>
        </w:rPr>
        <w:t xml:space="preserve">Table 2: </w:t>
      </w:r>
      <w:r w:rsidRPr="001603AD">
        <w:rPr>
          <w:i/>
          <w:lang w:val="en-US"/>
        </w:rPr>
        <w:t>P</w:t>
      </w:r>
      <w:r w:rsidRPr="001603AD">
        <w:rPr>
          <w:i/>
          <w:vertAlign w:val="subscript"/>
          <w:lang w:val="en-US"/>
        </w:rPr>
        <w:t>M</w:t>
      </w:r>
      <w:r w:rsidRPr="001603AD">
        <w:rPr>
          <w:lang w:val="en-US"/>
        </w:rPr>
        <w:t>: Probabilities of being right-handed for males given genotypes and handedness of parents</w:t>
      </w:r>
    </w:p>
    <w:p w14:paraId="3F37D844" w14:textId="77777777" w:rsidR="003F5F41" w:rsidRPr="001603AD" w:rsidRDefault="003F5F41" w:rsidP="003F5F41">
      <w:pPr>
        <w:rPr>
          <w:lang w:val="en-US"/>
        </w:rPr>
      </w:pPr>
      <w:r w:rsidRPr="001603AD">
        <w:rPr>
          <w:lang w:val="en-US"/>
        </w:rPr>
        <w:t xml:space="preserve">Note that if we let </w:t>
      </w:r>
      <w:r w:rsidRPr="001603AD">
        <w:rPr>
          <w:i/>
          <w:lang w:val="en-US"/>
        </w:rPr>
        <w:t>α</w:t>
      </w:r>
      <w:r w:rsidRPr="001603AD">
        <w:rPr>
          <w:i/>
          <w:vertAlign w:val="subscript"/>
          <w:lang w:val="en-US"/>
        </w:rPr>
        <w:t xml:space="preserve">F </w:t>
      </w:r>
      <w:r w:rsidRPr="001603AD">
        <w:rPr>
          <w:lang w:val="en-US"/>
        </w:rPr>
        <w:t xml:space="preserve">= </w:t>
      </w:r>
      <w:r w:rsidRPr="001603AD">
        <w:rPr>
          <w:i/>
          <w:lang w:val="en-US"/>
        </w:rPr>
        <w:t>α</w:t>
      </w:r>
      <w:r w:rsidRPr="001603AD">
        <w:rPr>
          <w:i/>
          <w:vertAlign w:val="subscript"/>
          <w:lang w:val="en-US"/>
        </w:rPr>
        <w:t xml:space="preserve">M </w:t>
      </w:r>
      <w:r w:rsidRPr="001603AD">
        <w:rPr>
          <w:lang w:val="en-US"/>
        </w:rPr>
        <w:t xml:space="preserve">and </w:t>
      </w:r>
      <w:proofErr w:type="spellStart"/>
      <w:r w:rsidRPr="001603AD">
        <w:rPr>
          <w:i/>
          <w:lang w:val="en-US"/>
        </w:rPr>
        <w:t>γ</w:t>
      </w:r>
      <w:r w:rsidRPr="001603AD">
        <w:rPr>
          <w:i/>
          <w:vertAlign w:val="subscript"/>
          <w:lang w:val="en-US"/>
        </w:rPr>
        <w:t>F</w:t>
      </w:r>
      <w:proofErr w:type="spellEnd"/>
      <w:r w:rsidRPr="001603AD">
        <w:rPr>
          <w:i/>
          <w:vertAlign w:val="subscript"/>
          <w:lang w:val="en-US"/>
        </w:rPr>
        <w:t xml:space="preserve"> </w:t>
      </w:r>
      <w:r w:rsidRPr="001603AD">
        <w:rPr>
          <w:lang w:val="en-US"/>
        </w:rPr>
        <w:t xml:space="preserve">= </w:t>
      </w:r>
      <w:proofErr w:type="spellStart"/>
      <w:r w:rsidRPr="001603AD">
        <w:rPr>
          <w:i/>
          <w:lang w:val="en-US"/>
        </w:rPr>
        <w:t>γ</w:t>
      </w:r>
      <w:r w:rsidRPr="001603AD">
        <w:rPr>
          <w:i/>
          <w:vertAlign w:val="subscript"/>
          <w:lang w:val="en-US"/>
        </w:rPr>
        <w:t>M</w:t>
      </w:r>
      <w:proofErr w:type="spellEnd"/>
      <w:r w:rsidRPr="001603AD">
        <w:rPr>
          <w:i/>
          <w:lang w:val="en-US"/>
        </w:rPr>
        <w:t>=β</w:t>
      </w:r>
      <w:r w:rsidRPr="001603AD">
        <w:rPr>
          <w:i/>
          <w:vertAlign w:val="subscript"/>
          <w:lang w:val="en-US"/>
        </w:rPr>
        <w:t xml:space="preserve">F </w:t>
      </w:r>
      <w:r w:rsidRPr="001603AD">
        <w:rPr>
          <w:lang w:val="en-US"/>
        </w:rPr>
        <w:t xml:space="preserve">= </w:t>
      </w:r>
      <w:r w:rsidRPr="001603AD">
        <w:rPr>
          <w:i/>
          <w:lang w:val="en-US"/>
        </w:rPr>
        <w:t>β</w:t>
      </w:r>
      <w:r w:rsidRPr="001603AD">
        <w:rPr>
          <w:i/>
          <w:vertAlign w:val="subscript"/>
          <w:lang w:val="en-US"/>
        </w:rPr>
        <w:t>M</w:t>
      </w:r>
      <w:r w:rsidRPr="001603AD">
        <w:rPr>
          <w:lang w:val="en-US"/>
        </w:rPr>
        <w:t xml:space="preserve">, then there are no sex </w:t>
      </w:r>
      <w:proofErr w:type="gramStart"/>
      <w:r w:rsidRPr="001603AD">
        <w:rPr>
          <w:lang w:val="en-US"/>
        </w:rPr>
        <w:t>differences</w:t>
      </w:r>
      <w:proofErr w:type="gramEnd"/>
      <w:r w:rsidRPr="001603AD">
        <w:rPr>
          <w:lang w:val="en-US"/>
        </w:rPr>
        <w:t xml:space="preserve"> and we recover the </w:t>
      </w:r>
      <w:proofErr w:type="spellStart"/>
      <w:r w:rsidRPr="001603AD">
        <w:rPr>
          <w:lang w:val="en-US"/>
        </w:rPr>
        <w:t>Laland</w:t>
      </w:r>
      <w:proofErr w:type="spellEnd"/>
      <w:r w:rsidRPr="001603AD">
        <w:rPr>
          <w:lang w:val="en-US"/>
        </w:rPr>
        <w:t xml:space="preserve"> et al. (1995) model.</w:t>
      </w:r>
    </w:p>
    <w:p w14:paraId="5C708790" w14:textId="77777777" w:rsidR="003F5F41" w:rsidRDefault="003F5F41" w:rsidP="003F5F41">
      <w:pPr>
        <w:rPr>
          <w:lang w:val="en-US"/>
        </w:rPr>
      </w:pPr>
      <w:r>
        <w:rPr>
          <w:lang w:val="en-US"/>
        </w:rPr>
        <w:t xml:space="preserve">We consider this model with 4 different sets of constraints on </w:t>
      </w:r>
      <w:proofErr w:type="gramStart"/>
      <w:r>
        <w:rPr>
          <w:lang w:val="en-US"/>
        </w:rPr>
        <w:t>whether or not</w:t>
      </w:r>
      <w:proofErr w:type="gramEnd"/>
      <w:r>
        <w:rPr>
          <w:lang w:val="en-US"/>
        </w:rPr>
        <w:t xml:space="preserve"> we use parameters which consider sex differences between parents, and sex differences between offspring. We number these II-V. </w:t>
      </w:r>
    </w:p>
    <w:p w14:paraId="640D7780" w14:textId="77777777" w:rsidR="003F5F41" w:rsidRPr="00215994" w:rsidRDefault="003F5F41" w:rsidP="003F5F41">
      <w:pPr>
        <w:pStyle w:val="ListParagraph"/>
        <w:numPr>
          <w:ilvl w:val="0"/>
          <w:numId w:val="46"/>
        </w:numPr>
        <w:rPr>
          <w:lang w:val="en-US"/>
        </w:rPr>
      </w:pPr>
      <w:proofErr w:type="spellStart"/>
      <w:r>
        <w:rPr>
          <w:lang w:val="en-US"/>
        </w:rPr>
        <w:t>Laland’s</w:t>
      </w:r>
      <w:proofErr w:type="spellEnd"/>
      <w:r>
        <w:rPr>
          <w:lang w:val="en-US"/>
        </w:rPr>
        <w:t xml:space="preserve"> 2-parameter model</w:t>
      </w:r>
    </w:p>
    <w:p w14:paraId="73AE61AF" w14:textId="77777777" w:rsidR="003F5F41" w:rsidRPr="00215994" w:rsidRDefault="003F5F41" w:rsidP="003F5F41">
      <w:pPr>
        <w:pStyle w:val="ListParagraph"/>
        <w:numPr>
          <w:ilvl w:val="0"/>
          <w:numId w:val="46"/>
        </w:numPr>
        <w:rPr>
          <w:lang w:val="en-US"/>
        </w:rPr>
      </w:pPr>
      <w:r>
        <w:rPr>
          <w:lang w:val="en-US"/>
        </w:rPr>
        <w:t>No sex differences in parents or offspring (</w:t>
      </w:r>
      <w:proofErr w:type="spellStart"/>
      <w:r w:rsidRPr="00215994">
        <w:rPr>
          <w:lang w:val="en-US"/>
        </w:rPr>
        <w:t>Laland’s</w:t>
      </w:r>
      <w:proofErr w:type="spellEnd"/>
      <w:r w:rsidRPr="00215994">
        <w:rPr>
          <w:lang w:val="en-US"/>
        </w:rPr>
        <w:t xml:space="preserve"> 3-parameter model</w:t>
      </w:r>
      <w:r>
        <w:rPr>
          <w:lang w:val="en-US"/>
        </w:rPr>
        <w:t>)</w:t>
      </w:r>
    </w:p>
    <w:p w14:paraId="03E65DE8" w14:textId="77777777" w:rsidR="003F5F41" w:rsidRDefault="003F5F41" w:rsidP="003F5F41">
      <w:pPr>
        <w:pStyle w:val="ListParagraph"/>
        <w:numPr>
          <w:ilvl w:val="0"/>
          <w:numId w:val="46"/>
        </w:numPr>
        <w:rPr>
          <w:lang w:val="en-US"/>
        </w:rPr>
      </w:pPr>
      <w:r>
        <w:rPr>
          <w:lang w:val="en-US"/>
        </w:rPr>
        <w:t>Sex differences in parents but not offspring</w:t>
      </w:r>
    </w:p>
    <w:p w14:paraId="37AD2CFA" w14:textId="77777777" w:rsidR="003F5F41" w:rsidRDefault="003F5F41" w:rsidP="003F5F41">
      <w:pPr>
        <w:pStyle w:val="ListParagraph"/>
        <w:numPr>
          <w:ilvl w:val="0"/>
          <w:numId w:val="46"/>
        </w:numPr>
        <w:rPr>
          <w:lang w:val="en-US"/>
        </w:rPr>
      </w:pPr>
      <w:r>
        <w:rPr>
          <w:lang w:val="en-US"/>
        </w:rPr>
        <w:t xml:space="preserve">Sex </w:t>
      </w:r>
      <w:proofErr w:type="spellStart"/>
      <w:r>
        <w:rPr>
          <w:lang w:val="en-US"/>
        </w:rPr>
        <w:t>difference sin</w:t>
      </w:r>
      <w:proofErr w:type="spellEnd"/>
      <w:r>
        <w:rPr>
          <w:lang w:val="en-US"/>
        </w:rPr>
        <w:t xml:space="preserve"> offspring but not parents</w:t>
      </w:r>
    </w:p>
    <w:p w14:paraId="09A3464B" w14:textId="77777777" w:rsidR="003F5F41" w:rsidRDefault="003F5F41" w:rsidP="003F5F41">
      <w:pPr>
        <w:pStyle w:val="ListParagraph"/>
        <w:numPr>
          <w:ilvl w:val="0"/>
          <w:numId w:val="46"/>
        </w:numPr>
        <w:rPr>
          <w:lang w:val="en-US"/>
        </w:rPr>
      </w:pPr>
      <w:r>
        <w:rPr>
          <w:lang w:val="en-US"/>
        </w:rPr>
        <w:t>Sex differences in both parents and offspring</w:t>
      </w:r>
    </w:p>
    <w:p w14:paraId="57CC6C0F" w14:textId="77777777" w:rsidR="003F5F41" w:rsidRPr="00F36BEC" w:rsidRDefault="003F5F41" w:rsidP="003F5F41">
      <w:pPr>
        <w:ind w:left="360"/>
        <w:rPr>
          <w:lang w:val="en-US"/>
        </w:rPr>
      </w:pPr>
      <w:r>
        <w:rPr>
          <w:lang w:val="en-US"/>
        </w:rPr>
        <w:t>Note that we have nested models: (II) is a more constrained version of (III), (IV</w:t>
      </w:r>
      <w:proofErr w:type="gramStart"/>
      <w:r>
        <w:rPr>
          <w:lang w:val="en-US"/>
        </w:rPr>
        <w:t>),(</w:t>
      </w:r>
      <w:proofErr w:type="gramEnd"/>
      <w:r>
        <w:rPr>
          <w:lang w:val="en-US"/>
        </w:rPr>
        <w:t xml:space="preserve">V); (III) and (II) are each a more constrained version of (V). </w:t>
      </w:r>
    </w:p>
    <w:p w14:paraId="2EF68001" w14:textId="77777777" w:rsidR="003F5F41" w:rsidRPr="003F5F41" w:rsidRDefault="003F5F41" w:rsidP="003F5F41"/>
    <w:p w14:paraId="1C9152FA" w14:textId="77F79AF0" w:rsidR="00CA52DA" w:rsidRDefault="00CA52DA" w:rsidP="00CB5F62">
      <w:pPr>
        <w:pStyle w:val="Heading1"/>
      </w:pPr>
      <w:r>
        <w:lastRenderedPageBreak/>
        <w:t>Results</w:t>
      </w:r>
    </w:p>
    <w:p w14:paraId="58B96A0B" w14:textId="5066DEA7" w:rsidR="000817A5" w:rsidRPr="00EF21D5" w:rsidRDefault="000817A5" w:rsidP="00CB5F62">
      <w:pPr>
        <w:pStyle w:val="Heading2"/>
      </w:pPr>
      <w:bookmarkStart w:id="47" w:name="_Toc147242192"/>
      <w:bookmarkStart w:id="48" w:name="_Toc164785463"/>
      <w:bookmarkStart w:id="49" w:name="_Toc171803955"/>
      <w:r w:rsidRPr="00EF21D5">
        <w:t>Scenario A: Estimati</w:t>
      </w:r>
      <w:r>
        <w:t>on</w:t>
      </w:r>
      <w:r w:rsidRPr="00EF21D5">
        <w:t xml:space="preserve"> and testing without adjustment</w:t>
      </w:r>
      <w:bookmarkEnd w:id="47"/>
      <w:bookmarkEnd w:id="48"/>
      <w:bookmarkEnd w:id="49"/>
    </w:p>
    <w:p w14:paraId="3B1849C8" w14:textId="4B573E91" w:rsidR="000817A5" w:rsidRPr="00EF21D5" w:rsidRDefault="002C70F8" w:rsidP="00CB5F62">
      <w:pPr>
        <w:rPr>
          <w:rFonts w:ascii="Calibri" w:hAnsi="Calibri" w:cs="Calibri"/>
        </w:rPr>
      </w:pPr>
      <w:r>
        <w:t>In t</w:t>
      </w:r>
      <w:r w:rsidR="000817A5" w:rsidRPr="00EF21D5">
        <w:t xml:space="preserve">his </w:t>
      </w:r>
      <w:r w:rsidR="007944B7">
        <w:t>scenario,</w:t>
      </w:r>
      <w:r w:rsidR="000817A5" w:rsidRPr="00EF21D5">
        <w:t xml:space="preserve"> </w:t>
      </w:r>
      <w:r>
        <w:t xml:space="preserve">we </w:t>
      </w:r>
      <w:r w:rsidR="000817A5" w:rsidRPr="00EF21D5">
        <w:t>estimat</w:t>
      </w:r>
      <w:r>
        <w:t>e</w:t>
      </w:r>
      <w:r w:rsidR="000817A5" w:rsidRPr="00EF21D5">
        <w:t xml:space="preserve"> the model parameters and test for </w:t>
      </w:r>
      <w:r w:rsidR="000817A5" w:rsidRPr="00EF21D5">
        <w:rPr>
          <w:highlight w:val="white"/>
        </w:rPr>
        <w:t xml:space="preserve">goodness-of-fit </w:t>
      </w:r>
      <w:r w:rsidR="000817A5" w:rsidRPr="00EF21D5">
        <w:t>without adjust</w:t>
      </w:r>
      <w:r w:rsidR="00F66781">
        <w:t>ing</w:t>
      </w:r>
      <w:r w:rsidR="000817A5" w:rsidRPr="00EF21D5">
        <w:t xml:space="preserve"> for criterion shift</w:t>
      </w:r>
      <w:r w:rsidR="00F76846">
        <w:t xml:space="preserve"> </w:t>
      </w:r>
      <w:r w:rsidR="000817A5" w:rsidRPr="00EF21D5">
        <w:t>for</w:t>
      </w:r>
      <w:r w:rsidR="00F76846">
        <w:t xml:space="preserve"> a model with </w:t>
      </w:r>
      <w:r w:rsidR="00F76846" w:rsidRPr="00F76846">
        <w:rPr>
          <w:i/>
          <w:iCs/>
          <w:lang w:val="el-GR"/>
        </w:rPr>
        <w:t>ρ</w:t>
      </w:r>
      <w:r w:rsidR="00F76846" w:rsidRPr="001C0CFB">
        <w:rPr>
          <w:lang w:val="en-US"/>
        </w:rPr>
        <w:t xml:space="preserve">, </w:t>
      </w:r>
      <w:r w:rsidR="00F76846" w:rsidRPr="00F76846">
        <w:rPr>
          <w:i/>
          <w:iCs/>
          <w:lang w:val="el-GR"/>
        </w:rPr>
        <w:t>α</w:t>
      </w:r>
      <w:r w:rsidR="00F76846" w:rsidRPr="001C0CFB">
        <w:rPr>
          <w:lang w:val="en-US"/>
        </w:rPr>
        <w:t xml:space="preserve"> </w:t>
      </w:r>
      <w:r w:rsidR="000817A5" w:rsidRPr="00EF21D5">
        <w:t>and</w:t>
      </w:r>
      <w:r w:rsidR="00F76846" w:rsidRPr="001C0CFB">
        <w:rPr>
          <w:lang w:val="en-US"/>
        </w:rPr>
        <w:t xml:space="preserve"> </w:t>
      </w:r>
      <w:r w:rsidR="00F76846" w:rsidRPr="00F76846">
        <w:rPr>
          <w:i/>
          <w:iCs/>
          <w:lang w:val="el-GR"/>
        </w:rPr>
        <w:t>β</w:t>
      </w:r>
      <w:r w:rsidR="00F66781">
        <w:rPr>
          <w:lang w:val="en-US"/>
        </w:rPr>
        <w:t xml:space="preserve"> </w:t>
      </w:r>
      <w:r w:rsidR="000817A5" w:rsidRPr="00EF21D5">
        <w:t>and for</w:t>
      </w:r>
      <w:r w:rsidR="00F76846">
        <w:t xml:space="preserve"> a model wit</w:t>
      </w:r>
      <w:r w:rsidR="00F76846">
        <w:rPr>
          <w:lang w:val="en-US"/>
        </w:rPr>
        <w:t xml:space="preserve">h </w:t>
      </w:r>
      <w:r w:rsidR="00F76846" w:rsidRPr="00F76846">
        <w:rPr>
          <w:i/>
          <w:iCs/>
          <w:lang w:val="el-GR"/>
        </w:rPr>
        <w:t>ρ</w:t>
      </w:r>
      <w:r w:rsidR="00F76846" w:rsidRPr="001C0CFB">
        <w:rPr>
          <w:lang w:val="en-US"/>
        </w:rPr>
        <w:t xml:space="preserve"> </w:t>
      </w:r>
      <w:r w:rsidR="000817A5" w:rsidRPr="00EF21D5">
        <w:rPr>
          <w:lang w:val="en-US"/>
        </w:rPr>
        <w:t>and</w:t>
      </w:r>
      <w:r w:rsidR="00F76846" w:rsidRPr="001C0CFB">
        <w:rPr>
          <w:lang w:val="en-US"/>
        </w:rPr>
        <w:t xml:space="preserve"> </w:t>
      </w:r>
      <w:r w:rsidR="00F76846" w:rsidRPr="00F76846">
        <w:rPr>
          <w:i/>
          <w:iCs/>
          <w:lang w:val="el-GR"/>
        </w:rPr>
        <w:t>α</w:t>
      </w:r>
      <w:r w:rsidR="00F76846">
        <w:t>,</w:t>
      </w:r>
      <w:r w:rsidR="000817A5" w:rsidRPr="00EF21D5">
        <w:t xml:space="preserve"> fixing </w:t>
      </w:r>
      <w:r w:rsidR="00F76846" w:rsidRPr="00F76846">
        <w:rPr>
          <w:i/>
          <w:iCs/>
          <w:lang w:val="el-GR"/>
        </w:rPr>
        <w:t>β</w:t>
      </w:r>
      <w:r w:rsidR="00F76846" w:rsidRPr="001C0CFB">
        <w:rPr>
          <w:lang w:val="en-US"/>
        </w:rPr>
        <w:t xml:space="preserve"> </w:t>
      </w:r>
      <w:r w:rsidR="00F76846">
        <w:rPr>
          <w:lang w:val="en-US"/>
        </w:rPr>
        <w:t xml:space="preserve">to </w:t>
      </w:r>
      <w:r w:rsidR="000817A5" w:rsidRPr="00EF21D5">
        <w:t xml:space="preserve">zero. </w:t>
      </w:r>
    </w:p>
    <w:p w14:paraId="2DD35EC4" w14:textId="645D94DA" w:rsidR="000817A5" w:rsidRPr="00EF21D5" w:rsidRDefault="000817A5" w:rsidP="00CB5F62">
      <w:pPr>
        <w:pStyle w:val="Heading3"/>
      </w:pPr>
      <w:bookmarkStart w:id="50" w:name="_Toc164785464"/>
      <w:bookmarkStart w:id="51" w:name="_Toc171803956"/>
      <w:r w:rsidRPr="00EF21D5">
        <w:t>Maximum</w:t>
      </w:r>
      <w:r>
        <w:t>-l</w:t>
      </w:r>
      <w:r w:rsidRPr="000817A5">
        <w:t>ikelihood</w:t>
      </w:r>
      <w:r w:rsidRPr="00EF21D5">
        <w:t xml:space="preserve"> </w:t>
      </w:r>
      <w:r>
        <w:t>e</w:t>
      </w:r>
      <w:r w:rsidRPr="00EF21D5">
        <w:t>stimation</w:t>
      </w:r>
      <w:bookmarkEnd w:id="50"/>
      <w:bookmarkEnd w:id="51"/>
    </w:p>
    <w:p w14:paraId="228BB4B9" w14:textId="5A760C1D" w:rsidR="000817A5" w:rsidRDefault="000817A5" w:rsidP="00CB5F62">
      <w:r w:rsidRPr="00EF21D5">
        <w:t>The maximum</w:t>
      </w:r>
      <w:r>
        <w:t>-</w:t>
      </w:r>
      <w:r w:rsidRPr="00EF21D5">
        <w:t>likelihood estimates of</w:t>
      </w:r>
      <w:r>
        <w:t xml:space="preserve"> the model parameters are</w:t>
      </w:r>
      <w:r w:rsidRPr="00EF21D5">
        <w:t xml:space="preserve"> </w:t>
      </w:r>
      <m:oMath>
        <m:acc>
          <m:accPr>
            <m:ctrlPr>
              <w:rPr>
                <w:rFonts w:ascii="Cambria Math" w:hAnsi="Cambria Math"/>
                <w:i/>
              </w:rPr>
            </m:ctrlPr>
          </m:accPr>
          <m:e>
            <m:r>
              <w:rPr>
                <w:rFonts w:ascii="Cambria Math" w:hAnsi="Cambria Math"/>
              </w:rPr>
              <m:t>ρ</m:t>
            </m:r>
          </m:e>
        </m:acc>
        <m:r>
          <w:rPr>
            <w:rFonts w:ascii="Cambria Math" w:hAnsi="Cambria Math"/>
          </w:rPr>
          <m:t xml:space="preserve">=0.267, </m:t>
        </m:r>
        <m:acc>
          <m:accPr>
            <m:ctrlPr>
              <w:rPr>
                <w:rFonts w:ascii="Cambria Math" w:hAnsi="Cambria Math"/>
                <w:i/>
              </w:rPr>
            </m:ctrlPr>
          </m:accPr>
          <m:e>
            <m:r>
              <w:rPr>
                <w:rFonts w:ascii="Cambria Math" w:hAnsi="Cambria Math"/>
              </w:rPr>
              <m:t>α</m:t>
            </m:r>
          </m:e>
        </m:acc>
        <m:r>
          <w:rPr>
            <w:rFonts w:ascii="Cambria Math" w:hAnsi="Cambria Math"/>
          </w:rPr>
          <m:t>=0.148,</m:t>
        </m:r>
      </m:oMath>
      <w:r w:rsidRPr="00EF21D5">
        <w:t xml:space="preserve"> and </w:t>
      </w:r>
      <m:oMath>
        <m:r>
          <w:rPr>
            <w:rFonts w:ascii="Cambria Math" w:hAnsi="Cambria Math"/>
          </w:rPr>
          <m:t xml:space="preserve"> </m:t>
        </m:r>
        <m:acc>
          <m:accPr>
            <m:ctrlPr>
              <w:rPr>
                <w:rFonts w:ascii="Cambria Math" w:hAnsi="Cambria Math"/>
                <w:i/>
              </w:rPr>
            </m:ctrlPr>
          </m:accPr>
          <m:e>
            <m:r>
              <w:rPr>
                <w:rFonts w:ascii="Cambria Math" w:hAnsi="Cambria Math"/>
              </w:rPr>
              <m:t>β</m:t>
            </m:r>
          </m:e>
        </m:acc>
        <m:r>
          <w:rPr>
            <w:rFonts w:ascii="Cambria Math" w:hAnsi="Cambria Math"/>
          </w:rPr>
          <m:t>=0.012</m:t>
        </m:r>
      </m:oMath>
      <w:r w:rsidRPr="00EF21D5">
        <w:t xml:space="preserve"> with a log-likelihood value of -8826.643</w:t>
      </w:r>
      <w:r w:rsidR="002F16CE">
        <w:t xml:space="preserve"> (</w:t>
      </w:r>
      <w:r w:rsidR="00D4739D" w:rsidRPr="00D4739D">
        <w:fldChar w:fldCharType="begin"/>
      </w:r>
      <w:r w:rsidR="00D4739D" w:rsidRPr="00D4739D">
        <w:instrText xml:space="preserve"> REF _Ref171957415 \h  \* MERGEFORMAT </w:instrText>
      </w:r>
      <w:r w:rsidR="00D4739D" w:rsidRPr="00D4739D">
        <w:fldChar w:fldCharType="separate"/>
      </w:r>
      <w:r w:rsidR="00D4739D" w:rsidRPr="00D4739D">
        <w:t xml:space="preserve">Figure </w:t>
      </w:r>
      <w:r w:rsidR="00D4739D" w:rsidRPr="00D4739D">
        <w:rPr>
          <w:noProof/>
        </w:rPr>
        <w:t>2</w:t>
      </w:r>
      <w:r w:rsidR="00D4739D" w:rsidRPr="00D4739D">
        <w:fldChar w:fldCharType="end"/>
      </w:r>
      <w:r w:rsidR="002F16CE">
        <w:rPr>
          <w:bCs/>
        </w:rPr>
        <w:t>)</w:t>
      </w:r>
      <w:r w:rsidRPr="00EF21D5">
        <w:t xml:space="preserve"> and </w:t>
      </w:r>
      <w:r>
        <w:t xml:space="preserve">a </w:t>
      </w:r>
      <w:r w:rsidRPr="00EF21D5">
        <w:t xml:space="preserve">predicted </w:t>
      </w:r>
      <w:r>
        <w:t>true</w:t>
      </w:r>
      <w:r w:rsidRPr="00EF21D5">
        <w:t xml:space="preserve"> incidence of left</w:t>
      </w:r>
      <w:r w:rsidR="006B5DD1">
        <w:t xml:space="preserve"> </w:t>
      </w:r>
      <w:r w:rsidRPr="00EF21D5">
        <w:t>handedness in the population</w:t>
      </w:r>
      <w:r>
        <w:t xml:space="preserve"> </w:t>
      </w:r>
      <m:oMath>
        <m:sSub>
          <m:sSubPr>
            <m:ctrlPr>
              <w:rPr>
                <w:rFonts w:ascii="Cambria Math" w:hAnsi="Cambria Math"/>
              </w:rPr>
            </m:ctrlPr>
          </m:sSubPr>
          <m:e>
            <m:acc>
              <m:accPr>
                <m:ctrlPr>
                  <w:rPr>
                    <w:rFonts w:ascii="Cambria Math" w:hAnsi="Cambria Math"/>
                    <w:i/>
                  </w:rPr>
                </m:ctrlPr>
              </m:accPr>
              <m:e>
                <m:r>
                  <w:rPr>
                    <w:rFonts w:ascii="Cambria Math" w:hAnsi="Cambria Math"/>
                  </w:rPr>
                  <m:t>F</m:t>
                </m:r>
              </m:e>
            </m:acc>
          </m:e>
          <m:sub>
            <m:r>
              <w:rPr>
                <w:rFonts w:ascii="Cambria Math" w:hAnsi="Cambria Math"/>
              </w:rPr>
              <m:t>DL</m:t>
            </m:r>
          </m:sub>
        </m:sSub>
        <m:r>
          <w:rPr>
            <w:rFonts w:ascii="Cambria Math" w:hAnsi="Cambria Math"/>
          </w:rPr>
          <m:t>=11.72%</m:t>
        </m:r>
      </m:oMath>
      <w:r>
        <w:rPr>
          <w:b/>
        </w:rPr>
        <w:t xml:space="preserve"> </w:t>
      </w:r>
      <w:r w:rsidRPr="00EF21D5">
        <w:t xml:space="preserve"> (</w:t>
      </w:r>
      <w:r>
        <w:t>e</w:t>
      </w:r>
      <w:r w:rsidRPr="00EF21D5">
        <w:t>q. 1</w:t>
      </w:r>
      <w:r w:rsidR="001032E3">
        <w:t>)</w:t>
      </w:r>
      <w:r w:rsidR="00041768">
        <w:t>; see</w:t>
      </w:r>
      <w:r w:rsidR="00743746">
        <w:t xml:space="preserve"> </w:t>
      </w:r>
      <w:r w:rsidR="001032E3" w:rsidRPr="00405E20">
        <w:fldChar w:fldCharType="begin"/>
      </w:r>
      <w:r w:rsidR="001032E3" w:rsidRPr="00405E20">
        <w:instrText xml:space="preserve"> REF _Ref172120914 \h  \* MERGEFORMAT </w:instrText>
      </w:r>
      <w:r w:rsidR="001032E3" w:rsidRPr="00405E20">
        <w:fldChar w:fldCharType="separate"/>
      </w:r>
      <w:r w:rsidR="001032E3" w:rsidRPr="00405E20">
        <w:t xml:space="preserve">Table </w:t>
      </w:r>
      <w:r w:rsidR="001032E3" w:rsidRPr="00405E20">
        <w:rPr>
          <w:noProof/>
        </w:rPr>
        <w:t>1</w:t>
      </w:r>
      <w:r w:rsidR="001032E3" w:rsidRPr="00405E20">
        <w:fldChar w:fldCharType="end"/>
      </w:r>
      <w:r w:rsidR="001032E3">
        <w:rPr>
          <w:bCs/>
        </w:rPr>
        <w:t xml:space="preserve"> </w:t>
      </w:r>
      <w:r w:rsidR="00743746">
        <w:rPr>
          <w:color w:val="000000" w:themeColor="text1"/>
          <w:lang w:val="en-US"/>
        </w:rPr>
        <w:t xml:space="preserve">the </w:t>
      </w:r>
      <w:r w:rsidR="00743746">
        <w:rPr>
          <w:bCs/>
        </w:rPr>
        <w:t xml:space="preserve">predicted </w:t>
      </w:r>
      <w:r w:rsidR="00743746">
        <w:t>true incidence of each offspring type</w:t>
      </w:r>
      <w:r w:rsidRPr="00EF21D5">
        <w:t xml:space="preserve">. </w:t>
      </w:r>
      <w:r w:rsidRPr="00C4194C">
        <w:t xml:space="preserve">When fixing </w:t>
      </w:r>
      <m:oMath>
        <m:r>
          <w:rPr>
            <w:rFonts w:ascii="Cambria Math" w:hAnsi="Cambria Math"/>
          </w:rPr>
          <m:t>β</m:t>
        </m:r>
      </m:oMath>
      <w:r w:rsidRPr="00C4194C">
        <w:t xml:space="preserve"> </w:t>
      </w:r>
      <w:r w:rsidR="006B5DD1" w:rsidRPr="00C4194C">
        <w:t>to</w:t>
      </w:r>
      <w:r w:rsidRPr="00C4194C">
        <w:t xml:space="preserve"> zero</w:t>
      </w:r>
      <w:r w:rsidR="006B5DD1" w:rsidRPr="00C4194C">
        <w:t xml:space="preserve"> (</w:t>
      </w:r>
      <w:r w:rsidRPr="00C4194C">
        <w:t xml:space="preserve">as the estimate for </w:t>
      </w:r>
      <m:oMath>
        <m:r>
          <w:rPr>
            <w:rFonts w:ascii="Cambria Math" w:hAnsi="Cambria Math"/>
          </w:rPr>
          <m:t>β</m:t>
        </m:r>
      </m:oMath>
      <w:r w:rsidRPr="00C4194C">
        <w:t xml:space="preserve"> is </w:t>
      </w:r>
      <w:r w:rsidR="006B5DD1" w:rsidRPr="00C4194C">
        <w:t>small),</w:t>
      </w:r>
      <w:r w:rsidRPr="00C4194C">
        <w:t xml:space="preserve"> we estimated values of </w:t>
      </w:r>
      <m:oMath>
        <m:acc>
          <m:accPr>
            <m:ctrlPr>
              <w:rPr>
                <w:rFonts w:ascii="Cambria Math" w:hAnsi="Cambria Math"/>
                <w:i/>
              </w:rPr>
            </m:ctrlPr>
          </m:accPr>
          <m:e>
            <m:r>
              <w:rPr>
                <w:rFonts w:ascii="Cambria Math" w:hAnsi="Cambria Math"/>
              </w:rPr>
              <m:t>ρ</m:t>
            </m:r>
          </m:e>
        </m:acc>
        <m:r>
          <w:rPr>
            <w:rFonts w:ascii="Cambria Math" w:hAnsi="Cambria Math"/>
          </w:rPr>
          <m:t>=0.277</m:t>
        </m:r>
      </m:oMath>
      <w:r w:rsidR="00C4194C" w:rsidRPr="00C4194C">
        <w:t xml:space="preserve"> and </w:t>
      </w:r>
      <m:oMath>
        <m:acc>
          <m:accPr>
            <m:ctrlPr>
              <w:rPr>
                <w:rFonts w:ascii="Cambria Math" w:hAnsi="Cambria Math"/>
                <w:i/>
              </w:rPr>
            </m:ctrlPr>
          </m:accPr>
          <m:e>
            <m:r>
              <w:rPr>
                <w:rFonts w:ascii="Cambria Math" w:hAnsi="Cambria Math"/>
              </w:rPr>
              <m:t xml:space="preserve"> α</m:t>
            </m:r>
          </m:e>
        </m:acc>
        <m:r>
          <w:rPr>
            <w:rFonts w:ascii="Cambria Math" w:hAnsi="Cambria Math"/>
          </w:rPr>
          <m:t>=0.138</m:t>
        </m:r>
      </m:oMath>
      <w:r w:rsidRPr="00C4194C">
        <w:t xml:space="preserve"> with a log-likelihood value of -8826.793</w:t>
      </w:r>
      <w:r w:rsidR="00C45582">
        <w:t xml:space="preserve"> (Figure 2)</w:t>
      </w:r>
      <w:r w:rsidRPr="00C4194C">
        <w:t xml:space="preserve"> and predicted a</w:t>
      </w:r>
      <w:r w:rsidR="006B5DD1" w:rsidRPr="00C4194C">
        <w:t xml:space="preserve"> true</w:t>
      </w:r>
      <w:r w:rsidRPr="00C4194C">
        <w:t xml:space="preserve"> incidence of left handedness </w:t>
      </w:r>
      <m:oMath>
        <m:sSub>
          <m:sSubPr>
            <m:ctrlPr>
              <w:rPr>
                <w:rFonts w:ascii="Cambria Math" w:hAnsi="Cambria Math"/>
              </w:rPr>
            </m:ctrlPr>
          </m:sSubPr>
          <m:e>
            <m:acc>
              <m:accPr>
                <m:ctrlPr>
                  <w:rPr>
                    <w:rFonts w:ascii="Cambria Math" w:hAnsi="Cambria Math"/>
                    <w:i/>
                  </w:rPr>
                </m:ctrlPr>
              </m:accPr>
              <m:e>
                <m:r>
                  <w:rPr>
                    <w:rFonts w:ascii="Cambria Math" w:hAnsi="Cambria Math"/>
                  </w:rPr>
                  <m:t>F</m:t>
                </m:r>
              </m:e>
            </m:acc>
          </m:e>
          <m:sub>
            <m:r>
              <w:rPr>
                <w:rFonts w:ascii="Cambria Math" w:hAnsi="Cambria Math"/>
              </w:rPr>
              <m:t>DL</m:t>
            </m:r>
          </m:sub>
        </m:sSub>
        <m:r>
          <w:rPr>
            <w:rFonts w:ascii="Cambria Math" w:hAnsi="Cambria Math"/>
          </w:rPr>
          <m:t>= 11.74%</m:t>
        </m:r>
      </m:oMath>
      <w:r w:rsidR="006B5DD1" w:rsidRPr="00C4194C">
        <w:t xml:space="preserve"> (eq. 2</w:t>
      </w:r>
      <w:r w:rsidR="00405E20">
        <w:t>);</w:t>
      </w:r>
      <w:r w:rsidR="00743746">
        <w:t xml:space="preserve"> see </w:t>
      </w:r>
      <w:r w:rsidR="00405E20" w:rsidRPr="00405E20">
        <w:fldChar w:fldCharType="begin"/>
      </w:r>
      <w:r w:rsidR="00405E20" w:rsidRPr="00405E20">
        <w:instrText xml:space="preserve"> REF _Ref172120914 \h  \* MERGEFORMAT </w:instrText>
      </w:r>
      <w:r w:rsidR="00405E20" w:rsidRPr="00405E20">
        <w:fldChar w:fldCharType="separate"/>
      </w:r>
      <w:r w:rsidR="00405E20" w:rsidRPr="00405E20">
        <w:t xml:space="preserve">Table </w:t>
      </w:r>
      <w:r w:rsidR="00405E20" w:rsidRPr="00405E20">
        <w:rPr>
          <w:noProof/>
        </w:rPr>
        <w:t>1</w:t>
      </w:r>
      <w:r w:rsidR="00405E20" w:rsidRPr="00405E20">
        <w:fldChar w:fldCharType="end"/>
      </w:r>
      <w:r w:rsidR="00405E20">
        <w:t xml:space="preserve"> </w:t>
      </w:r>
      <w:r w:rsidR="00743746">
        <w:rPr>
          <w:color w:val="000000" w:themeColor="text1"/>
          <w:lang w:val="en-US"/>
        </w:rPr>
        <w:t xml:space="preserve">the </w:t>
      </w:r>
      <w:r w:rsidR="00743746">
        <w:rPr>
          <w:bCs/>
        </w:rPr>
        <w:t xml:space="preserve">predicted </w:t>
      </w:r>
      <w:r w:rsidR="00743746">
        <w:t>true incidence of each offspring type</w:t>
      </w:r>
      <w:r w:rsidR="006B5DD1" w:rsidRPr="00C4194C">
        <w:t>.</w:t>
      </w:r>
      <w:r w:rsidRPr="00C4194C">
        <w:t xml:space="preserve"> These estimates are equal to those of Laland</w:t>
      </w:r>
      <w:r w:rsidR="00C4194C" w:rsidRPr="00C4194C">
        <w:t xml:space="preserve"> et al.</w:t>
      </w:r>
      <w:r w:rsidRPr="00C4194C">
        <w:t xml:space="preserve"> up to three decimal places. </w:t>
      </w:r>
    </w:p>
    <w:p w14:paraId="41D87BAF" w14:textId="75231942" w:rsidR="000817A5" w:rsidRPr="00EF21D5" w:rsidRDefault="00C4194C" w:rsidP="00CB5F62">
      <w:pPr>
        <w:pStyle w:val="Heading3"/>
      </w:pPr>
      <w:bookmarkStart w:id="52" w:name="_heading=h.1pxezwc" w:colFirst="0" w:colLast="0"/>
      <w:bookmarkStart w:id="53" w:name="_Toc147242194"/>
      <w:bookmarkEnd w:id="52"/>
      <w:r w:rsidRPr="00E95FD5">
        <w:rPr>
          <w:noProof/>
        </w:rPr>
        <mc:AlternateContent>
          <mc:Choice Requires="wps">
            <w:drawing>
              <wp:anchor distT="0" distB="0" distL="114300" distR="114300" simplePos="0" relativeHeight="251666432" behindDoc="0" locked="0" layoutInCell="1" hidden="0" allowOverlap="1" wp14:anchorId="313F35B3" wp14:editId="60FBD4EA">
                <wp:simplePos x="0" y="0"/>
                <wp:positionH relativeFrom="column">
                  <wp:posOffset>2908300</wp:posOffset>
                </wp:positionH>
                <wp:positionV relativeFrom="paragraph">
                  <wp:posOffset>114300</wp:posOffset>
                </wp:positionV>
                <wp:extent cx="449580" cy="288925"/>
                <wp:effectExtent l="0" t="0" r="0" b="0"/>
                <wp:wrapNone/>
                <wp:docPr id="2042946748" name="Rectangle 2042946748"/>
                <wp:cNvGraphicFramePr/>
                <a:graphic xmlns:a="http://schemas.openxmlformats.org/drawingml/2006/main">
                  <a:graphicData uri="http://schemas.microsoft.com/office/word/2010/wordprocessingShape">
                    <wps:wsp>
                      <wps:cNvSpPr/>
                      <wps:spPr>
                        <a:xfrm>
                          <a:off x="5125973" y="3640300"/>
                          <a:ext cx="440055" cy="279400"/>
                        </a:xfrm>
                        <a:prstGeom prst="rect">
                          <a:avLst/>
                        </a:prstGeom>
                        <a:noFill/>
                        <a:ln>
                          <a:noFill/>
                        </a:ln>
                      </wps:spPr>
                      <wps:txbx>
                        <w:txbxContent>
                          <w:p w14:paraId="67B24566" w14:textId="77777777" w:rsidR="00C4194C" w:rsidRDefault="00C4194C" w:rsidP="00CB5F62">
                            <w:r>
                              <w:t>(a)</w:t>
                            </w:r>
                          </w:p>
                        </w:txbxContent>
                      </wps:txbx>
                      <wps:bodyPr spcFirstLastPara="1" wrap="square" lIns="91425" tIns="45700" rIns="91425" bIns="45700" anchor="t" anchorCtr="0">
                        <a:noAutofit/>
                      </wps:bodyPr>
                    </wps:wsp>
                  </a:graphicData>
                </a:graphic>
              </wp:anchor>
            </w:drawing>
          </mc:Choice>
          <mc:Fallback>
            <w:pict>
              <v:rect w14:anchorId="313F35B3" id="Rectangle 2042946748" o:spid="_x0000_s1026" style="position:absolute;left:0;text-align:left;margin-left:229pt;margin-top:9pt;width:35.4pt;height:22.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" filled="f" stroked="f">
                <v:textbox inset="2.53958mm,1.2694mm,2.53958mm,1.2694mm">
                  <w:txbxContent>
                    <w:p w14:paraId="67B24566" w14:textId="77777777" w:rsidR="00C4194C" w:rsidRDefault="00C4194C" w:rsidP="00CB5F62">
                      <w:r>
                        <w:t>(a)</w:t>
                      </w:r>
                    </w:p>
                  </w:txbxContent>
                </v:textbox>
              </v:rect>
            </w:pict>
          </mc:Fallback>
        </mc:AlternateContent>
      </w:r>
      <w:r w:rsidRPr="00E95FD5">
        <w:rPr>
          <w:noProof/>
        </w:rPr>
        <mc:AlternateContent>
          <mc:Choice Requires="wps">
            <w:drawing>
              <wp:anchor distT="0" distB="0" distL="114300" distR="114300" simplePos="0" relativeHeight="251667456" behindDoc="0" locked="0" layoutInCell="1" hidden="0" allowOverlap="1" wp14:anchorId="38241164" wp14:editId="5ABBF0E2">
                <wp:simplePos x="0" y="0"/>
                <wp:positionH relativeFrom="column">
                  <wp:posOffset>2921000</wp:posOffset>
                </wp:positionH>
                <wp:positionV relativeFrom="paragraph">
                  <wp:posOffset>2501900</wp:posOffset>
                </wp:positionV>
                <wp:extent cx="449580" cy="288925"/>
                <wp:effectExtent l="0" t="0" r="0" b="0"/>
                <wp:wrapNone/>
                <wp:docPr id="2042946752" name="Rectangle 2042946752"/>
                <wp:cNvGraphicFramePr/>
                <a:graphic xmlns:a="http://schemas.openxmlformats.org/drawingml/2006/main">
                  <a:graphicData uri="http://schemas.microsoft.com/office/word/2010/wordprocessingShape">
                    <wps:wsp>
                      <wps:cNvSpPr/>
                      <wps:spPr>
                        <a:xfrm>
                          <a:off x="5125973" y="3640300"/>
                          <a:ext cx="440055" cy="279400"/>
                        </a:xfrm>
                        <a:prstGeom prst="rect">
                          <a:avLst/>
                        </a:prstGeom>
                        <a:noFill/>
                        <a:ln>
                          <a:noFill/>
                        </a:ln>
                      </wps:spPr>
                      <wps:txbx>
                        <w:txbxContent>
                          <w:p w14:paraId="24BE6578" w14:textId="77777777" w:rsidR="00C4194C" w:rsidRDefault="00C4194C" w:rsidP="00CB5F62">
                            <w:r>
                              <w:t>(c)</w:t>
                            </w:r>
                          </w:p>
                        </w:txbxContent>
                      </wps:txbx>
                      <wps:bodyPr spcFirstLastPara="1" wrap="square" lIns="91425" tIns="45700" rIns="91425" bIns="45700" anchor="t" anchorCtr="0">
                        <a:noAutofit/>
                      </wps:bodyPr>
                    </wps:wsp>
                  </a:graphicData>
                </a:graphic>
              </wp:anchor>
            </w:drawing>
          </mc:Choice>
          <mc:Fallback>
            <w:pict>
              <v:rect w14:anchorId="38241164" id="Rectangle 2042946752" o:spid="_x0000_s1027" style="position:absolute;left:0;text-align:left;margin-left:230pt;margin-top:197pt;width:35.4pt;height:22.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" filled="f" stroked="f">
                <v:textbox inset="2.53958mm,1.2694mm,2.53958mm,1.2694mm">
                  <w:txbxContent>
                    <w:p w14:paraId="24BE6578" w14:textId="77777777" w:rsidR="00C4194C" w:rsidRDefault="00C4194C" w:rsidP="00CB5F62">
                      <w:r>
                        <w:t>(c)</w:t>
                      </w:r>
                    </w:p>
                  </w:txbxContent>
                </v:textbox>
              </v:rect>
            </w:pict>
          </mc:Fallback>
        </mc:AlternateContent>
      </w:r>
      <w:r w:rsidRPr="00E95FD5">
        <w:rPr>
          <w:noProof/>
        </w:rPr>
        <mc:AlternateContent>
          <mc:Choice Requires="wps">
            <w:drawing>
              <wp:anchor distT="0" distB="0" distL="114300" distR="114300" simplePos="0" relativeHeight="251668480" behindDoc="0" locked="0" layoutInCell="1" hidden="0" allowOverlap="1" wp14:anchorId="7714F9D8" wp14:editId="7AC1DB4F">
                <wp:simplePos x="0" y="0"/>
                <wp:positionH relativeFrom="column">
                  <wp:posOffset>5308600</wp:posOffset>
                </wp:positionH>
                <wp:positionV relativeFrom="paragraph">
                  <wp:posOffset>2501900</wp:posOffset>
                </wp:positionV>
                <wp:extent cx="449580" cy="288925"/>
                <wp:effectExtent l="0" t="0" r="0" b="0"/>
                <wp:wrapNone/>
                <wp:docPr id="2042946749" name="Rectangle 2042946749"/>
                <wp:cNvGraphicFramePr/>
                <a:graphic xmlns:a="http://schemas.openxmlformats.org/drawingml/2006/main">
                  <a:graphicData uri="http://schemas.microsoft.com/office/word/2010/wordprocessingShape">
                    <wps:wsp>
                      <wps:cNvSpPr/>
                      <wps:spPr>
                        <a:xfrm>
                          <a:off x="5125973" y="3640300"/>
                          <a:ext cx="440055" cy="279400"/>
                        </a:xfrm>
                        <a:prstGeom prst="rect">
                          <a:avLst/>
                        </a:prstGeom>
                        <a:noFill/>
                        <a:ln>
                          <a:noFill/>
                        </a:ln>
                      </wps:spPr>
                      <wps:txbx>
                        <w:txbxContent>
                          <w:p w14:paraId="4A2BCDF7" w14:textId="77777777" w:rsidR="00C4194C" w:rsidRDefault="00C4194C" w:rsidP="00CB5F62">
                            <w:r>
                              <w:t>(b)</w:t>
                            </w:r>
                          </w:p>
                        </w:txbxContent>
                      </wps:txbx>
                      <wps:bodyPr spcFirstLastPara="1" wrap="square" lIns="91425" tIns="45700" rIns="91425" bIns="45700" anchor="t" anchorCtr="0">
                        <a:noAutofit/>
                      </wps:bodyPr>
                    </wps:wsp>
                  </a:graphicData>
                </a:graphic>
              </wp:anchor>
            </w:drawing>
          </mc:Choice>
          <mc:Fallback>
            <w:pict>
              <v:rect w14:anchorId="7714F9D8" id="Rectangle 2042946749" o:spid="_x0000_s1028" style="position:absolute;left:0;text-align:left;margin-left:418pt;margin-top:197pt;width:35.4pt;height:22.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" filled="f" stroked="f">
                <v:textbox inset="2.53958mm,1.2694mm,2.53958mm,1.2694mm">
                  <w:txbxContent>
                    <w:p w14:paraId="4A2BCDF7" w14:textId="77777777" w:rsidR="00C4194C" w:rsidRDefault="00C4194C" w:rsidP="00CB5F62">
                      <w:r>
                        <w:t>(b)</w:t>
                      </w:r>
                    </w:p>
                  </w:txbxContent>
                </v:textbox>
              </v:rect>
            </w:pict>
          </mc:Fallback>
        </mc:AlternateContent>
      </w:r>
      <w:bookmarkStart w:id="54" w:name="_heading=h.1rvwp1q" w:colFirst="0" w:colLast="0"/>
      <w:bookmarkStart w:id="55" w:name="_Toc164785465"/>
      <w:bookmarkStart w:id="56" w:name="_Toc171803957"/>
      <w:bookmarkEnd w:id="54"/>
      <w:r w:rsidR="00A838B5">
        <w:t>G</w:t>
      </w:r>
      <w:r w:rsidR="000817A5" w:rsidRPr="00EF21D5">
        <w:t>oodness-of-fit</w:t>
      </w:r>
      <w:bookmarkEnd w:id="55"/>
      <w:bookmarkEnd w:id="56"/>
      <w:r w:rsidR="000817A5" w:rsidRPr="00EF21D5">
        <w:t xml:space="preserve"> </w:t>
      </w:r>
      <w:bookmarkEnd w:id="53"/>
      <w:r w:rsidR="00A838B5">
        <w:t>test</w:t>
      </w:r>
    </w:p>
    <w:p w14:paraId="25FFBBC8" w14:textId="0D26C101" w:rsidR="000B2196" w:rsidRDefault="000817A5" w:rsidP="00CB5F62">
      <w:r w:rsidRPr="00EF21D5">
        <w:t xml:space="preserve">The </w:t>
      </w:r>
      <w:r w:rsidRPr="00EF21D5">
        <w:rPr>
          <w:highlight w:val="white"/>
        </w:rPr>
        <w:t xml:space="preserve">goodness-of-fit </w:t>
      </w:r>
      <w:r w:rsidRPr="00EF21D5">
        <w:t xml:space="preserve">of the model </w:t>
      </w:r>
      <w:r w:rsidR="00A838B5">
        <w:t>(</w:t>
      </w:r>
      <w:r w:rsidRPr="00EF21D5">
        <w:t xml:space="preserve">with the </w:t>
      </w:r>
      <w:r w:rsidR="00A838B5">
        <w:t xml:space="preserve">MLE </w:t>
      </w:r>
      <w:r w:rsidRPr="00EF21D5">
        <w:t>parameter</w:t>
      </w:r>
      <w:r w:rsidR="00A838B5">
        <w:t xml:space="preserve">s) </w:t>
      </w:r>
      <w:r w:rsidRPr="00EF21D5">
        <w:t xml:space="preserve">to the observed data was tested without adjustment (using matrix </w:t>
      </w:r>
      <m:oMath>
        <m:acc>
          <m:accPr>
            <m:ctrlPr>
              <w:rPr>
                <w:rFonts w:ascii="Cambria Math" w:hAnsi="Cambria Math"/>
                <w:i/>
                <w:lang w:val="en-US"/>
              </w:rPr>
            </m:ctrlPr>
          </m:accPr>
          <m:e>
            <m:r>
              <m:rPr>
                <m:sty m:val="p"/>
              </m:rPr>
              <w:rPr>
                <w:rFonts w:ascii="Cambria Math" w:hAnsi="Cambria Math"/>
                <w:lang w:val="en-US"/>
              </w:rPr>
              <m:t>T</m:t>
            </m:r>
          </m:e>
        </m:acc>
      </m:oMath>
      <w:r w:rsidR="00340E5E">
        <w:rPr>
          <w:lang w:val="en-US"/>
        </w:rPr>
        <w:t xml:space="preserve">, </w:t>
      </w:r>
      <w:r w:rsidR="00340E5E" w:rsidRPr="00743746">
        <w:fldChar w:fldCharType="begin"/>
      </w:r>
      <w:r w:rsidR="00340E5E" w:rsidRPr="00743746">
        <w:instrText xml:space="preserve"> REF _Ref171958005 \h  \* MERGEFORMAT </w:instrText>
      </w:r>
      <w:r w:rsidR="00340E5E" w:rsidRPr="00743746">
        <w:fldChar w:fldCharType="separate"/>
      </w:r>
      <w:r w:rsidR="00340E5E" w:rsidRPr="00743746">
        <w:t xml:space="preserve">Table </w:t>
      </w:r>
      <w:r w:rsidR="00340E5E" w:rsidRPr="00743746">
        <w:rPr>
          <w:noProof/>
        </w:rPr>
        <w:t>3</w:t>
      </w:r>
      <w:r w:rsidR="00340E5E" w:rsidRPr="00743746">
        <w:fldChar w:fldCharType="end"/>
      </w:r>
      <w:r w:rsidRPr="00EF21D5">
        <w:t xml:space="preserve">). </w:t>
      </w:r>
      <w:r w:rsidR="00340E5E">
        <w:t>The full model w</w:t>
      </w:r>
      <w:r w:rsidRPr="00EF21D5">
        <w:t>ith three parameters (</w:t>
      </w:r>
      <m:oMath>
        <m:acc>
          <m:accPr>
            <m:ctrlPr>
              <w:rPr>
                <w:rFonts w:ascii="Cambria Math" w:hAnsi="Cambria Math"/>
                <w:i/>
              </w:rPr>
            </m:ctrlPr>
          </m:accPr>
          <m:e>
            <m:r>
              <w:rPr>
                <w:rFonts w:ascii="Cambria Math" w:hAnsi="Cambria Math"/>
              </w:rPr>
              <m:t>ρ</m:t>
            </m:r>
          </m:e>
        </m:acc>
        <m:r>
          <w:rPr>
            <w:rFonts w:ascii="Cambria Math" w:hAnsi="Cambria Math"/>
            <w:color w:val="000000"/>
          </w:rPr>
          <m:t xml:space="preserve">=0.267, </m:t>
        </m:r>
        <m:acc>
          <m:accPr>
            <m:ctrlPr>
              <w:rPr>
                <w:rFonts w:ascii="Cambria Math" w:hAnsi="Cambria Math"/>
                <w:i/>
                <w:color w:val="000000"/>
              </w:rPr>
            </m:ctrlPr>
          </m:accPr>
          <m:e>
            <m:r>
              <w:rPr>
                <w:rFonts w:ascii="Cambria Math" w:hAnsi="Cambria Math"/>
                <w:color w:val="000000"/>
              </w:rPr>
              <m:t>α</m:t>
            </m:r>
          </m:e>
        </m:acc>
        <m:r>
          <w:rPr>
            <w:rFonts w:ascii="Cambria Math" w:hAnsi="Cambria Math"/>
            <w:color w:val="000000"/>
          </w:rPr>
          <m:t xml:space="preserve">=0.148, </m:t>
        </m:r>
        <m:acc>
          <m:accPr>
            <m:ctrlPr>
              <w:rPr>
                <w:rFonts w:ascii="Cambria Math" w:hAnsi="Cambria Math"/>
                <w:i/>
                <w:color w:val="000000"/>
              </w:rPr>
            </m:ctrlPr>
          </m:accPr>
          <m:e>
            <m:r>
              <w:rPr>
                <w:rFonts w:ascii="Cambria Math" w:hAnsi="Cambria Math"/>
                <w:color w:val="000000"/>
              </w:rPr>
              <m:t>β</m:t>
            </m:r>
          </m:e>
        </m:acc>
        <m:r>
          <w:rPr>
            <w:rFonts w:ascii="Cambria Math" w:hAnsi="Cambria Math"/>
            <w:color w:val="000000"/>
          </w:rPr>
          <m:t>=0.012</m:t>
        </m:r>
      </m:oMath>
      <w:r w:rsidRPr="002F6B15">
        <w:rPr>
          <w:color w:val="000000"/>
        </w:rPr>
        <w:t>) did not have a good fit for all studies combined (G=556.73, df= 31, p</w:t>
      </w:r>
      <w:r w:rsidR="002F6B15" w:rsidRPr="002F6B15">
        <w:rPr>
          <w:color w:val="000000"/>
        </w:rPr>
        <w:t>&lt;</w:t>
      </w:r>
      <w:r w:rsidR="00D412FB" w:rsidRPr="002F6B15">
        <w:rPr>
          <w:rStyle w:val="mord"/>
          <w:color w:val="000000"/>
        </w:rPr>
        <w:t>10</w:t>
      </w:r>
      <w:r w:rsidR="00D412FB" w:rsidRPr="002F6B15">
        <w:rPr>
          <w:rStyle w:val="mord"/>
          <w:color w:val="000000"/>
          <w:vertAlign w:val="superscript"/>
        </w:rPr>
        <w:t>−9</w:t>
      </w:r>
      <w:r w:rsidR="002F6B15" w:rsidRPr="002F6B15">
        <w:rPr>
          <w:rStyle w:val="mord"/>
          <w:color w:val="000000"/>
          <w:vertAlign w:val="superscript"/>
        </w:rPr>
        <w:t>6</w:t>
      </w:r>
      <w:r w:rsidRPr="002F6B15">
        <w:rPr>
          <w:color w:val="000000"/>
        </w:rPr>
        <w:t>) and for only 8 of 17 studies individually</w:t>
      </w:r>
      <w:r w:rsidR="00EC6AA2" w:rsidRPr="002F6B15">
        <w:rPr>
          <w:color w:val="000000"/>
        </w:rPr>
        <w:t xml:space="preserve"> </w:t>
      </w:r>
      <w:r w:rsidR="00B44DFA" w:rsidRPr="002F6B15">
        <w:rPr>
          <w:color w:val="000000"/>
        </w:rPr>
        <w:t>(</w:t>
      </w:r>
      <w:r w:rsidR="00B44DFA" w:rsidRPr="002F6B15">
        <w:rPr>
          <w:color w:val="000000"/>
        </w:rPr>
        <w:fldChar w:fldCharType="begin"/>
      </w:r>
      <w:r w:rsidR="00B44DFA" w:rsidRPr="002F6B15">
        <w:rPr>
          <w:color w:val="000000"/>
        </w:rPr>
        <w:instrText xml:space="preserve"> REF _Ref172122949 \h  \* MERGEFORMAT </w:instrText>
      </w:r>
      <w:r w:rsidR="00B44DFA" w:rsidRPr="002F6B15">
        <w:rPr>
          <w:color w:val="000000"/>
        </w:rPr>
      </w:r>
      <w:r w:rsidR="00B44DFA" w:rsidRPr="002F6B15">
        <w:rPr>
          <w:color w:val="000000"/>
        </w:rPr>
        <w:fldChar w:fldCharType="separate"/>
      </w:r>
      <w:r w:rsidR="00B44DFA" w:rsidRPr="002F6B15">
        <w:rPr>
          <w:lang w:val="en-US"/>
        </w:rPr>
        <w:t>Table 3</w:t>
      </w:r>
      <w:r w:rsidR="00B44DFA" w:rsidRPr="002F6B15">
        <w:rPr>
          <w:color w:val="000000"/>
        </w:rPr>
        <w:fldChar w:fldCharType="end"/>
      </w:r>
      <w:r w:rsidR="00B44DFA" w:rsidRPr="002F6B15">
        <w:rPr>
          <w:color w:val="000000"/>
        </w:rPr>
        <w:t>)</w:t>
      </w:r>
      <w:r w:rsidRPr="002F6B15">
        <w:rPr>
          <w:color w:val="000000"/>
        </w:rPr>
        <w:t xml:space="preserve">. The model with </w:t>
      </w:r>
      <m:oMath>
        <m:r>
          <w:rPr>
            <w:rFonts w:ascii="Cambria Math" w:hAnsi="Cambria Math"/>
          </w:rPr>
          <m:t>β</m:t>
        </m:r>
      </m:oMath>
      <w:r w:rsidRPr="002F6B15">
        <w:rPr>
          <w:color w:val="000000"/>
        </w:rPr>
        <w:t xml:space="preserve"> fixed at zero (</w:t>
      </w:r>
      <m:oMath>
        <m:acc>
          <m:accPr>
            <m:ctrlPr>
              <w:rPr>
                <w:rFonts w:ascii="Cambria Math" w:hAnsi="Cambria Math"/>
                <w:i/>
              </w:rPr>
            </m:ctrlPr>
          </m:accPr>
          <m:e>
            <m:r>
              <w:rPr>
                <w:rFonts w:ascii="Cambria Math" w:hAnsi="Cambria Math"/>
              </w:rPr>
              <m:t>ρ</m:t>
            </m:r>
          </m:e>
        </m:acc>
        <m:r>
          <w:rPr>
            <w:rFonts w:ascii="Cambria Math" w:hAnsi="Cambria Math"/>
            <w:color w:val="000000"/>
          </w:rPr>
          <m:t>=0.277,</m:t>
        </m:r>
        <m:acc>
          <m:accPr>
            <m:ctrlPr>
              <w:rPr>
                <w:rFonts w:ascii="Cambria Math" w:hAnsi="Cambria Math"/>
                <w:i/>
                <w:color w:val="000000"/>
              </w:rPr>
            </m:ctrlPr>
          </m:accPr>
          <m:e>
            <m:r>
              <w:rPr>
                <w:rFonts w:ascii="Cambria Math" w:hAnsi="Cambria Math"/>
                <w:color w:val="000000"/>
              </w:rPr>
              <m:t xml:space="preserve"> α</m:t>
            </m:r>
          </m:e>
        </m:acc>
        <m:r>
          <w:rPr>
            <w:rFonts w:ascii="Cambria Math" w:hAnsi="Cambria Math"/>
            <w:color w:val="000000"/>
          </w:rPr>
          <m:t>=0.138</m:t>
        </m:r>
      </m:oMath>
      <w:r w:rsidRPr="002F6B15">
        <w:rPr>
          <w:color w:val="000000"/>
        </w:rPr>
        <w:t>) did not have a good fit for all studies combined (G=556.03, df=32, p</w:t>
      </w:r>
      <w:r w:rsidR="002F6B15" w:rsidRPr="002F6B15">
        <w:rPr>
          <w:color w:val="000000"/>
        </w:rPr>
        <w:t>&lt;</w:t>
      </w:r>
      <w:r w:rsidR="00D412FB" w:rsidRPr="002F6B15">
        <w:rPr>
          <w:rStyle w:val="mord"/>
          <w:color w:val="000000"/>
        </w:rPr>
        <w:t>10</w:t>
      </w:r>
      <w:r w:rsidR="00D412FB" w:rsidRPr="002F6B15">
        <w:rPr>
          <w:rStyle w:val="mord"/>
          <w:color w:val="000000"/>
          <w:vertAlign w:val="superscript"/>
        </w:rPr>
        <w:t>−9</w:t>
      </w:r>
      <w:r w:rsidR="002F6B15" w:rsidRPr="002F6B15">
        <w:rPr>
          <w:rStyle w:val="mord"/>
          <w:color w:val="000000"/>
          <w:vertAlign w:val="superscript"/>
        </w:rPr>
        <w:t>6</w:t>
      </w:r>
      <w:r w:rsidRPr="002F6B15">
        <w:rPr>
          <w:color w:val="000000"/>
        </w:rPr>
        <w:t>) and also for only 8 of 17 studies individually</w:t>
      </w:r>
      <w:r w:rsidR="007E52B6" w:rsidRPr="002F6B15">
        <w:rPr>
          <w:color w:val="000000"/>
        </w:rPr>
        <w:t xml:space="preserve"> </w:t>
      </w:r>
      <w:r w:rsidR="00B44DFA" w:rsidRPr="002F6B15">
        <w:rPr>
          <w:color w:val="000000"/>
        </w:rPr>
        <w:t>(</w:t>
      </w:r>
      <w:r w:rsidR="00B44DFA" w:rsidRPr="002F6B15">
        <w:rPr>
          <w:color w:val="000000"/>
        </w:rPr>
        <w:fldChar w:fldCharType="begin"/>
      </w:r>
      <w:r w:rsidR="00B44DFA" w:rsidRPr="002F6B15">
        <w:rPr>
          <w:color w:val="000000"/>
        </w:rPr>
        <w:instrText xml:space="preserve"> REF _Ref172122949 \h  \* MERGEFORMAT </w:instrText>
      </w:r>
      <w:r w:rsidR="00B44DFA" w:rsidRPr="002F6B15">
        <w:rPr>
          <w:color w:val="000000"/>
        </w:rPr>
      </w:r>
      <w:r w:rsidR="00B44DFA" w:rsidRPr="002F6B15">
        <w:rPr>
          <w:color w:val="000000"/>
        </w:rPr>
        <w:fldChar w:fldCharType="separate"/>
      </w:r>
      <w:r w:rsidR="00B44DFA" w:rsidRPr="002F6B15">
        <w:t>Table 3</w:t>
      </w:r>
      <w:r w:rsidR="00B44DFA" w:rsidRPr="002F6B15">
        <w:rPr>
          <w:color w:val="000000"/>
        </w:rPr>
        <w:fldChar w:fldCharType="end"/>
      </w:r>
      <w:r w:rsidR="00B44DFA" w:rsidRPr="002F6B15">
        <w:rPr>
          <w:color w:val="000000"/>
        </w:rPr>
        <w:t>)</w:t>
      </w:r>
      <w:r w:rsidRPr="002F6B15">
        <w:t xml:space="preserve">.The results </w:t>
      </w:r>
      <w:r w:rsidR="00EE71B7" w:rsidRPr="002F6B15">
        <w:t>do not match</w:t>
      </w:r>
      <w:r w:rsidR="000B2196" w:rsidRPr="002F6B15">
        <w:t xml:space="preserve"> those </w:t>
      </w:r>
      <w:r w:rsidRPr="002F6B15">
        <w:t>presented by Laland</w:t>
      </w:r>
      <w:r w:rsidR="000B2196" w:rsidRPr="002F6B15">
        <w:t xml:space="preserve"> et al.</w:t>
      </w:r>
      <w:r w:rsidRPr="002F6B15">
        <w:t xml:space="preserve">, </w:t>
      </w:r>
      <w:r w:rsidR="000B2196" w:rsidRPr="002F6B15">
        <w:t xml:space="preserve">which </w:t>
      </w:r>
      <w:r w:rsidRPr="002F6B15">
        <w:t>report a good fit for 16 out of the 17 studies individually</w:t>
      </w:r>
      <w:r w:rsidRPr="00EF21D5">
        <w:t xml:space="preserve"> as well as for all studies combined. Furthermore, </w:t>
      </w:r>
      <w:r w:rsidR="000B2196">
        <w:t>we</w:t>
      </w:r>
      <w:r w:rsidRPr="00EF21D5">
        <w:t xml:space="preserve"> did not obtain the same </w:t>
      </w:r>
      <w:r w:rsidR="00FA3461">
        <w:t>G statistic</w:t>
      </w:r>
      <w:r w:rsidRPr="00EF21D5">
        <w:t xml:space="preserve">s as Laland </w:t>
      </w:r>
      <w:r w:rsidR="000B2196">
        <w:t xml:space="preserve">et al. </w:t>
      </w:r>
      <w:r w:rsidRPr="00EF21D5">
        <w:t xml:space="preserve">for any of the 17 studies.  The most notable disparity in </w:t>
      </w:r>
      <w:r w:rsidR="00FA3461">
        <w:t>G statistic</w:t>
      </w:r>
      <w:r w:rsidRPr="00EF21D5">
        <w:t xml:space="preserve">s is that in the </w:t>
      </w:r>
      <w:r w:rsidRPr="00EF21D5">
        <w:lastRenderedPageBreak/>
        <w:t>data from Chamberlain (1928): in Laland</w:t>
      </w:r>
      <w:r w:rsidR="000B2196">
        <w:t xml:space="preserve"> et al.</w:t>
      </w:r>
      <w:r w:rsidRPr="00EF21D5">
        <w:t xml:space="preserve">, G=5.09, whereas </w:t>
      </w:r>
      <w:r w:rsidR="000B2196">
        <w:t xml:space="preserve">our </w:t>
      </w:r>
      <w:r w:rsidRPr="00EF21D5">
        <w:t xml:space="preserve">analysis yielded G=237.87 for a model with </w:t>
      </w:r>
      <w:r w:rsidR="000B2196">
        <w:t>three</w:t>
      </w:r>
      <w:r w:rsidRPr="00EF21D5">
        <w:t xml:space="preserve"> parameters and G=238.64 for a model with </w:t>
      </w:r>
      <w:r w:rsidR="000B2196">
        <w:t>two</w:t>
      </w:r>
      <w:r w:rsidRPr="00EF21D5">
        <w:t xml:space="preserve"> parameters. The smallest difference occurred in the data of Rife (1940), where G=4.37</w:t>
      </w:r>
      <w:r w:rsidR="000B2196">
        <w:t xml:space="preserve"> in Laland et al.</w:t>
      </w:r>
      <w:r w:rsidRPr="00EF21D5">
        <w:t xml:space="preserve">, </w:t>
      </w:r>
      <w:r w:rsidR="000B2196">
        <w:t xml:space="preserve">and </w:t>
      </w:r>
      <w:r w:rsidRPr="00EF21D5">
        <w:t xml:space="preserve">G=4.16 and G=4.6 </w:t>
      </w:r>
      <w:r w:rsidR="000B2196">
        <w:t xml:space="preserve">in our analysis </w:t>
      </w:r>
      <w:r w:rsidRPr="00EF21D5">
        <w:t xml:space="preserve">for </w:t>
      </w:r>
      <w:r w:rsidR="000B2196">
        <w:t xml:space="preserve">models with </w:t>
      </w:r>
      <w:r w:rsidRPr="00EF21D5">
        <w:t>three and two parameter</w:t>
      </w:r>
      <w:r w:rsidR="000B2196">
        <w:t>s</w:t>
      </w:r>
      <w:r w:rsidRPr="00EF21D5">
        <w:t>, respectively.</w:t>
      </w:r>
      <w:r w:rsidR="000B2196">
        <w:t xml:space="preserve"> T</w:t>
      </w:r>
      <w:r w:rsidRPr="00EF21D5">
        <w:t xml:space="preserve">he latter was the only </w:t>
      </w:r>
      <w:r w:rsidR="00FA3461">
        <w:t>G statistic</w:t>
      </w:r>
      <w:r w:rsidRPr="00EF21D5">
        <w:t xml:space="preserve"> in </w:t>
      </w:r>
      <w:r w:rsidR="000B2196">
        <w:t xml:space="preserve">our </w:t>
      </w:r>
      <w:r w:rsidRPr="00EF21D5">
        <w:t xml:space="preserve">analysis that was smaller </w:t>
      </w:r>
      <w:r w:rsidR="000B2196">
        <w:t xml:space="preserve">compared to </w:t>
      </w:r>
      <w:r w:rsidRPr="00EF21D5">
        <w:t>Laland</w:t>
      </w:r>
      <w:r w:rsidR="000B2196">
        <w:t xml:space="preserve"> et al</w:t>
      </w:r>
      <w:r w:rsidRPr="00EF21D5">
        <w:t xml:space="preserve">. </w:t>
      </w:r>
    </w:p>
    <w:p w14:paraId="66AFCDA7" w14:textId="167629B1" w:rsidR="000817A5" w:rsidRPr="00EF21D5" w:rsidRDefault="000817A5" w:rsidP="00CB5F62">
      <w:r w:rsidRPr="00EF21D5">
        <w:t xml:space="preserve">Consequently, not only did </w:t>
      </w:r>
      <w:r w:rsidR="000B2196">
        <w:t xml:space="preserve">our </w:t>
      </w:r>
      <w:r w:rsidRPr="00EF21D5">
        <w:t xml:space="preserve">analysis fail to obtain the same </w:t>
      </w:r>
      <w:r w:rsidR="00FA3461">
        <w:t>G statistic</w:t>
      </w:r>
      <w:r w:rsidRPr="00EF21D5">
        <w:t xml:space="preserve">s as Laland for any of the 17 studies, but the </w:t>
      </w:r>
      <w:r w:rsidR="00FA3461">
        <w:t>G statistic</w:t>
      </w:r>
      <w:r w:rsidRPr="00EF21D5">
        <w:t xml:space="preserve">s also exhibited substantial increases in most cases both for individual studies and when considered collectively. When fitting across all studies combined, the </w:t>
      </w:r>
      <w:r w:rsidR="00FA3461">
        <w:t>G statistic</w:t>
      </w:r>
      <w:r w:rsidRPr="00EF21D5">
        <w:t xml:space="preserve"> increased from 44.43 to 556.73 and to 556.03 for</w:t>
      </w:r>
      <w:r w:rsidR="000B2196">
        <w:t xml:space="preserve"> a model with</w:t>
      </w:r>
      <w:r w:rsidRPr="00EF21D5">
        <w:t xml:space="preserve"> three and two parameter</w:t>
      </w:r>
      <w:r w:rsidR="000B2196">
        <w:t>s</w:t>
      </w:r>
      <w:r w:rsidRPr="00EF21D5">
        <w:t>, respectively.</w:t>
      </w:r>
    </w:p>
    <w:p w14:paraId="105DB0C6" w14:textId="44FC1B26" w:rsidR="002C70F8" w:rsidRDefault="000B2196" w:rsidP="00CB5F62">
      <w:r>
        <w:t>Thus, w</w:t>
      </w:r>
      <w:r w:rsidR="000817A5" w:rsidRPr="00EF21D5">
        <w:t xml:space="preserve">hile </w:t>
      </w:r>
      <w:r>
        <w:t xml:space="preserve">our </w:t>
      </w:r>
      <w:r w:rsidR="000817A5" w:rsidRPr="00EF21D5">
        <w:t>maximum</w:t>
      </w:r>
      <w:r>
        <w:t>-</w:t>
      </w:r>
      <w:r w:rsidR="000817A5" w:rsidRPr="00EF21D5">
        <w:t xml:space="preserve">likelihood estimates closely match those of Laland </w:t>
      </w:r>
      <w:r>
        <w:t>et al.</w:t>
      </w:r>
      <w:r w:rsidR="000817A5" w:rsidRPr="00EF21D5">
        <w:t>, there were considerable differences in the goodness-of-fit test and in most cases</w:t>
      </w:r>
      <w:r>
        <w:t xml:space="preserve"> our </w:t>
      </w:r>
      <w:r w:rsidR="00FA3461">
        <w:t>G statistic</w:t>
      </w:r>
      <w:r w:rsidR="000817A5" w:rsidRPr="00EF21D5">
        <w:t>s increased</w:t>
      </w:r>
      <w:r>
        <w:t xml:space="preserve"> compared to those of Laland et al</w:t>
      </w:r>
      <w:r w:rsidR="000817A5" w:rsidRPr="00EF21D5">
        <w:t>. This suggests that the goodness-of-fit procedure without adjustment is not the one used by Lalan</w:t>
      </w:r>
      <w:r w:rsidR="000817A5">
        <w:t>d</w:t>
      </w:r>
      <w:r>
        <w:t xml:space="preserve"> et al</w:t>
      </w:r>
      <w:r w:rsidR="000817A5">
        <w:t>.</w:t>
      </w:r>
    </w:p>
    <w:p w14:paraId="75534D4E" w14:textId="54609D03" w:rsidR="002C70F8" w:rsidRPr="00EF21D5" w:rsidRDefault="002C70F8" w:rsidP="00CB5F62">
      <w:pPr>
        <w:pStyle w:val="Heading2"/>
      </w:pPr>
      <w:bookmarkStart w:id="57" w:name="_Toc147242196"/>
      <w:bookmarkStart w:id="58" w:name="_Toc164785467"/>
      <w:bookmarkStart w:id="59" w:name="_Toc171803959"/>
      <w:r w:rsidRPr="00EF21D5">
        <w:t xml:space="preserve">Scenario B: Estimating </w:t>
      </w:r>
      <w:r w:rsidRPr="002C70F8">
        <w:t>without</w:t>
      </w:r>
      <w:r w:rsidRPr="00EF21D5">
        <w:t xml:space="preserve"> adjustment</w:t>
      </w:r>
      <w:r>
        <w:t>,</w:t>
      </w:r>
      <w:r w:rsidRPr="00EF21D5">
        <w:t xml:space="preserve"> testing with adjustment</w:t>
      </w:r>
      <w:bookmarkEnd w:id="57"/>
      <w:bookmarkEnd w:id="58"/>
      <w:bookmarkEnd w:id="59"/>
    </w:p>
    <w:p w14:paraId="2CC218BE" w14:textId="4F50E40B" w:rsidR="002C70F8" w:rsidRPr="002C7524" w:rsidRDefault="002C7524" w:rsidP="00CB5F62">
      <w:r>
        <w:t>In t</w:t>
      </w:r>
      <w:r w:rsidRPr="00EF21D5">
        <w:t xml:space="preserve">his </w:t>
      </w:r>
      <w:r>
        <w:t>scenario,</w:t>
      </w:r>
      <w:r w:rsidRPr="00EF21D5">
        <w:t xml:space="preserve"> </w:t>
      </w:r>
      <w:r>
        <w:t xml:space="preserve">we </w:t>
      </w:r>
      <w:r w:rsidRPr="00EF21D5">
        <w:t>estimat</w:t>
      </w:r>
      <w:r>
        <w:t>e</w:t>
      </w:r>
      <w:r w:rsidRPr="00EF21D5">
        <w:t xml:space="preserve"> the model parameters without adjust</w:t>
      </w:r>
      <w:r>
        <w:t>ing</w:t>
      </w:r>
      <w:r w:rsidRPr="00EF21D5">
        <w:t xml:space="preserve"> for criterion shift</w:t>
      </w:r>
      <w:r w:rsidR="004A0470">
        <w:t xml:space="preserve">, </w:t>
      </w:r>
      <w:r>
        <w:t xml:space="preserve">as in scenario A, but </w:t>
      </w:r>
      <w:r w:rsidRPr="00EF21D5">
        <w:t xml:space="preserve">test for </w:t>
      </w:r>
      <w:r w:rsidRPr="00EF21D5">
        <w:rPr>
          <w:highlight w:val="white"/>
        </w:rPr>
        <w:t>goodness-of-fit</w:t>
      </w:r>
      <w:r>
        <w:t xml:space="preserve"> with </w:t>
      </w:r>
      <w:r w:rsidR="004A0470">
        <w:t xml:space="preserve">an </w:t>
      </w:r>
      <w:r>
        <w:t xml:space="preserve">adjustment, </w:t>
      </w:r>
      <w:r w:rsidR="002C70F8" w:rsidRPr="00EF21D5">
        <w:t xml:space="preserve">that is, using matrix </w:t>
      </w:r>
      <w:r w:rsidR="002C70F8" w:rsidRPr="002C7524">
        <w:rPr>
          <w:i/>
          <w:iCs/>
        </w:rPr>
        <w:t>M</w:t>
      </w:r>
      <w:r w:rsidR="002C70F8" w:rsidRPr="00EF21D5">
        <w:t xml:space="preserve"> </w:t>
      </w:r>
      <w:r>
        <w:t xml:space="preserve">rather than </w:t>
      </w:r>
      <w:r w:rsidR="002C70F8" w:rsidRPr="002C7524">
        <w:rPr>
          <w:i/>
          <w:iCs/>
        </w:rPr>
        <w:t>T</w:t>
      </w:r>
      <w:r w:rsidR="002C70F8" w:rsidRPr="00EF21D5">
        <w:t xml:space="preserve">. </w:t>
      </w:r>
      <w:r>
        <w:t xml:space="preserve">We therefore proceed directly to the results of the goodness-of-fit test, as MLE results </w:t>
      </w:r>
      <w:r w:rsidRPr="00083C91">
        <w:t>are the same as in Scenario A</w:t>
      </w:r>
      <w:r w:rsidR="00083C91" w:rsidRPr="00083C91">
        <w:t xml:space="preserve"> (</w:t>
      </w:r>
      <w:r w:rsidR="00083C91" w:rsidRPr="00083C91">
        <w:fldChar w:fldCharType="begin"/>
      </w:r>
      <w:r w:rsidR="00083C91" w:rsidRPr="00083C91">
        <w:instrText xml:space="preserve"> REF _Ref171957415 \h  \* MERGEFORMAT </w:instrText>
      </w:r>
      <w:r w:rsidR="00083C91" w:rsidRPr="00083C91">
        <w:fldChar w:fldCharType="separate"/>
      </w:r>
      <w:r w:rsidR="00083C91" w:rsidRPr="00083C91">
        <w:t xml:space="preserve">Figure </w:t>
      </w:r>
      <w:r w:rsidR="00083C91" w:rsidRPr="00083C91">
        <w:rPr>
          <w:noProof/>
        </w:rPr>
        <w:t>2</w:t>
      </w:r>
      <w:r w:rsidR="00083C91" w:rsidRPr="00083C91">
        <w:fldChar w:fldCharType="end"/>
      </w:r>
      <w:r w:rsidR="00083C91" w:rsidRPr="00083C91">
        <w:t>)</w:t>
      </w:r>
      <w:r>
        <w:t>.</w:t>
      </w:r>
    </w:p>
    <w:p w14:paraId="2D3C02B2" w14:textId="1E01482C" w:rsidR="002C70F8" w:rsidRPr="004A0470" w:rsidRDefault="004A0470" w:rsidP="00CB5F62">
      <w:pPr>
        <w:pStyle w:val="Heading3"/>
      </w:pPr>
      <w:bookmarkStart w:id="60" w:name="_Toc164785468"/>
      <w:bookmarkStart w:id="61" w:name="_Toc171803960"/>
      <w:bookmarkStart w:id="62" w:name="_Toc147242197"/>
      <w:r>
        <w:t>G</w:t>
      </w:r>
      <w:r w:rsidR="002C70F8" w:rsidRPr="00EF21D5">
        <w:t>oodness-of-fit</w:t>
      </w:r>
      <w:bookmarkEnd w:id="60"/>
      <w:bookmarkEnd w:id="61"/>
      <w:bookmarkEnd w:id="62"/>
      <w:r>
        <w:t xml:space="preserve"> test</w:t>
      </w:r>
    </w:p>
    <w:p w14:paraId="258D5F5A" w14:textId="471AD9C5" w:rsidR="00957A9A" w:rsidRDefault="00387E68" w:rsidP="00CB5F62">
      <w:pPr>
        <w:rPr>
          <w:rFonts w:ascii="Calibri" w:hAnsi="Calibri" w:cs="Calibri"/>
        </w:rPr>
      </w:pPr>
      <w:r>
        <w:t xml:space="preserve">The full model with three estimated parameters </w:t>
      </w:r>
      <w:r w:rsidR="002C70F8" w:rsidRPr="00EF21D5">
        <w:t>provided a good fit for all studies combined (G=43.6, df</w:t>
      </w:r>
      <w:r w:rsidR="002C70F8" w:rsidRPr="002F6B15">
        <w:t>=31</w:t>
      </w:r>
      <w:r w:rsidR="002F6B15">
        <w:t>, p=0.067</w:t>
      </w:r>
      <w:r w:rsidR="002C70F8" w:rsidRPr="002F6B15">
        <w:t>) and for 16 of 17 studies individually</w:t>
      </w:r>
      <w:r w:rsidR="00957A9A" w:rsidRPr="002F6B15">
        <w:t xml:space="preserve"> </w:t>
      </w:r>
      <w:r w:rsidR="00B44DFA" w:rsidRPr="002F6B15">
        <w:t>(</w:t>
      </w:r>
      <w:r w:rsidR="00B44DFA" w:rsidRPr="002F6B15">
        <w:fldChar w:fldCharType="begin"/>
      </w:r>
      <w:r w:rsidR="00B44DFA" w:rsidRPr="002F6B15">
        <w:instrText xml:space="preserve"> REF _Ref172122949 \h  \* MERGEFORMAT </w:instrText>
      </w:r>
      <w:r w:rsidR="00B44DFA" w:rsidRPr="002F6B15">
        <w:fldChar w:fldCharType="separate"/>
      </w:r>
      <w:r w:rsidR="00B44DFA" w:rsidRPr="002F6B15">
        <w:t>Table 3</w:t>
      </w:r>
      <w:r w:rsidR="00B44DFA" w:rsidRPr="002F6B15">
        <w:fldChar w:fldCharType="end"/>
      </w:r>
      <w:r w:rsidR="00B44DFA" w:rsidRPr="002F6B15">
        <w:t>)</w:t>
      </w:r>
      <w:r w:rsidR="002C70F8" w:rsidRPr="002F6B15">
        <w:t xml:space="preserve">. </w:t>
      </w:r>
      <w:r w:rsidR="00957A9A" w:rsidRPr="002F6B15">
        <w:t>The</w:t>
      </w:r>
      <w:r w:rsidRPr="002F6B15">
        <w:t xml:space="preserve"> model </w:t>
      </w:r>
      <w:r w:rsidR="00957A9A" w:rsidRPr="002F6B15">
        <w:t xml:space="preserve">with two parameters and </w:t>
      </w:r>
      <w:r w:rsidRPr="002F6B15">
        <w:t xml:space="preserve">β fixed </w:t>
      </w:r>
      <w:r w:rsidR="002C70F8" w:rsidRPr="002F6B15">
        <w:t xml:space="preserve">at zero </w:t>
      </w:r>
      <w:r w:rsidR="00957A9A" w:rsidRPr="002F6B15">
        <w:t xml:space="preserve">produces similar results </w:t>
      </w:r>
      <w:r w:rsidRPr="002F6B15">
        <w:t>(</w:t>
      </w:r>
      <w:r w:rsidR="002C70F8" w:rsidRPr="002F6B15">
        <w:t xml:space="preserve">all studies combined G=44.4, </w:t>
      </w:r>
      <w:r w:rsidR="002C70F8" w:rsidRPr="002F6B15">
        <w:lastRenderedPageBreak/>
        <w:t>df=32</w:t>
      </w:r>
      <w:r w:rsidR="002F6B15">
        <w:t>,p=0.071</w:t>
      </w:r>
      <w:r w:rsidR="002C70F8" w:rsidRPr="002F6B15">
        <w:t>)</w:t>
      </w:r>
      <w:r w:rsidR="00957A9A" w:rsidRPr="002F6B15">
        <w:t xml:space="preserve">, which </w:t>
      </w:r>
      <w:bookmarkStart w:id="63" w:name="_heading=h.23ckvvd" w:colFirst="0" w:colLast="0"/>
      <w:bookmarkEnd w:id="63"/>
      <w:r w:rsidR="007E52B6" w:rsidRPr="002F6B15">
        <w:t xml:space="preserve">closley match </w:t>
      </w:r>
      <w:r w:rsidR="00957A9A" w:rsidRPr="002F6B15">
        <w:t>those reported by Laland et al.</w:t>
      </w:r>
      <w:r w:rsidR="00375463" w:rsidRPr="002F6B15">
        <w:t xml:space="preserve"> </w:t>
      </w:r>
      <w:r w:rsidR="00B44DFA" w:rsidRPr="002F6B15">
        <w:t>(</w:t>
      </w:r>
      <w:r w:rsidR="00B44DFA" w:rsidRPr="002F6B15">
        <w:fldChar w:fldCharType="begin"/>
      </w:r>
      <w:r w:rsidR="00B44DFA" w:rsidRPr="002F6B15">
        <w:instrText xml:space="preserve"> REF _Ref172122949 \h  \* MERGEFORMAT </w:instrText>
      </w:r>
      <w:r w:rsidR="00B44DFA" w:rsidRPr="002F6B15">
        <w:fldChar w:fldCharType="separate"/>
      </w:r>
      <w:r w:rsidR="00B44DFA" w:rsidRPr="002F6B15">
        <w:t>Table 3</w:t>
      </w:r>
      <w:r w:rsidR="00B44DFA" w:rsidRPr="002F6B15">
        <w:fldChar w:fldCharType="end"/>
      </w:r>
      <w:r w:rsidR="00B44DFA" w:rsidRPr="002F6B15">
        <w:t>)</w:t>
      </w:r>
      <w:r w:rsidR="00714962" w:rsidRPr="002F6B15">
        <w:t>.</w:t>
      </w:r>
      <w:r w:rsidR="00957A9A" w:rsidRPr="002F6B15">
        <w:t xml:space="preserve"> </w:t>
      </w:r>
      <w:r w:rsidR="002C70F8" w:rsidRPr="002F6B15">
        <w:t xml:space="preserve">The one study the model </w:t>
      </w:r>
      <w:r w:rsidR="00957A9A" w:rsidRPr="002F6B15">
        <w:t>does not</w:t>
      </w:r>
      <w:r w:rsidR="002C70F8" w:rsidRPr="00957A9A">
        <w:t xml:space="preserve"> fit </w:t>
      </w:r>
      <w:r w:rsidR="00957A9A">
        <w:t xml:space="preserve">is </w:t>
      </w:r>
      <w:r w:rsidR="002C70F8" w:rsidRPr="00957A9A">
        <w:t>Ramaley (1913)</w:t>
      </w:r>
      <w:r w:rsidR="00957A9A">
        <w:t xml:space="preserve">, </w:t>
      </w:r>
      <w:r w:rsidR="00714962">
        <w:t xml:space="preserve">as is the case in Laland et al. This study </w:t>
      </w:r>
      <w:r w:rsidR="00957A9A">
        <w:t xml:space="preserve">also showed the largest </w:t>
      </w:r>
      <w:r w:rsidR="002C70F8" w:rsidRPr="00EF21D5">
        <w:t xml:space="preserve">discrepancy in </w:t>
      </w:r>
      <w:r w:rsidR="00FA3461">
        <w:t>G statistic</w:t>
      </w:r>
      <w:r w:rsidR="002C70F8" w:rsidRPr="00EF21D5">
        <w:t xml:space="preserve">s </w:t>
      </w:r>
      <w:r w:rsidR="00957A9A">
        <w:t>between Laland et al.,</w:t>
      </w:r>
      <w:r w:rsidR="002C70F8" w:rsidRPr="00EF21D5">
        <w:t xml:space="preserve"> G=13.19</w:t>
      </w:r>
      <w:r w:rsidR="00957A9A">
        <w:t xml:space="preserve">, and our analysis, </w:t>
      </w:r>
      <w:r w:rsidR="002C70F8" w:rsidRPr="00EF21D5">
        <w:t>G=12.68.</w:t>
      </w:r>
    </w:p>
    <w:p w14:paraId="08AA0D95" w14:textId="64013FDC" w:rsidR="00957A9A" w:rsidRDefault="00957A9A" w:rsidP="00CB5F62">
      <w:r w:rsidRPr="00A873AB">
        <w:t xml:space="preserve">The model with three parameters produced the same </w:t>
      </w:r>
      <w:r w:rsidR="00FA3461" w:rsidRPr="00A873AB">
        <w:t>G statistic</w:t>
      </w:r>
      <w:r w:rsidRPr="00A873AB">
        <w:t xml:space="preserve"> as Laland et al. in 4 of 17 studies. </w:t>
      </w:r>
      <w:r w:rsidR="00A873AB">
        <w:t>O</w:t>
      </w:r>
      <w:r w:rsidR="002C70F8" w:rsidRPr="00EF21D5">
        <w:t xml:space="preserve">f the 16 studies with a good fit, the </w:t>
      </w:r>
      <w:r>
        <w:t xml:space="preserve">largest </w:t>
      </w:r>
      <w:r w:rsidR="002C70F8" w:rsidRPr="00EF21D5">
        <w:t xml:space="preserve">discrepancy was the study by Rife (1940), </w:t>
      </w:r>
      <w:r>
        <w:t xml:space="preserve">with </w:t>
      </w:r>
      <w:r w:rsidR="002C70F8" w:rsidRPr="00EF21D5">
        <w:t>G=4.37 in Laland</w:t>
      </w:r>
      <w:r>
        <w:t xml:space="preserve"> et al.</w:t>
      </w:r>
      <w:r w:rsidR="002C70F8" w:rsidRPr="00EF21D5">
        <w:t xml:space="preserve"> and G=3.91 in </w:t>
      </w:r>
      <w:r>
        <w:t xml:space="preserve">our </w:t>
      </w:r>
      <w:r w:rsidR="002C70F8" w:rsidRPr="00EF21D5">
        <w:t xml:space="preserve">analysis. When fitting across all studies combined, the </w:t>
      </w:r>
      <w:r w:rsidR="00FA3461">
        <w:t>G statistic</w:t>
      </w:r>
      <w:r w:rsidR="002C70F8" w:rsidRPr="00EF21D5">
        <w:t xml:space="preserve"> in </w:t>
      </w:r>
      <w:r>
        <w:t xml:space="preserve">our </w:t>
      </w:r>
      <w:r w:rsidR="002C70F8" w:rsidRPr="00EF21D5">
        <w:t xml:space="preserve">analysis was 43.6, slightly </w:t>
      </w:r>
      <w:r>
        <w:t xml:space="preserve">lower </w:t>
      </w:r>
      <w:r w:rsidR="002C70F8" w:rsidRPr="00EF21D5">
        <w:t xml:space="preserve">than </w:t>
      </w:r>
      <w:r>
        <w:t>that of Laland et al.,</w:t>
      </w:r>
      <w:r w:rsidR="002C70F8" w:rsidRPr="00EF21D5">
        <w:t xml:space="preserve"> </w:t>
      </w:r>
      <w:r>
        <w:t xml:space="preserve">with </w:t>
      </w:r>
      <w:r w:rsidR="002C70F8" w:rsidRPr="00EF21D5">
        <w:t>G=44.43.</w:t>
      </w:r>
    </w:p>
    <w:p w14:paraId="67B998A5" w14:textId="61FA20D9" w:rsidR="00957A9A" w:rsidRDefault="00957A9A" w:rsidP="00CB5F62">
      <w:pPr>
        <w:rPr>
          <w:rFonts w:ascii="Calibri" w:hAnsi="Calibri" w:cs="Calibri"/>
        </w:rPr>
      </w:pPr>
      <w:r>
        <w:t>T</w:t>
      </w:r>
      <w:r w:rsidR="002C70F8" w:rsidRPr="00EF21D5">
        <w:t xml:space="preserve">he model with two </w:t>
      </w:r>
      <w:r w:rsidR="002C70F8" w:rsidRPr="00CB5F62">
        <w:t>parameters</w:t>
      </w:r>
      <w:r>
        <w:t xml:space="preserve"> produced </w:t>
      </w:r>
      <w:r w:rsidR="002C70F8" w:rsidRPr="00EF21D5">
        <w:t xml:space="preserve">the same </w:t>
      </w:r>
      <w:r w:rsidR="00FA3461">
        <w:t>G statistic</w:t>
      </w:r>
      <w:r w:rsidR="002C70F8" w:rsidRPr="00EF21D5">
        <w:t xml:space="preserve"> as Laland </w:t>
      </w:r>
      <w:r>
        <w:t xml:space="preserve">et al. in </w:t>
      </w:r>
      <w:r w:rsidR="002C70F8" w:rsidRPr="00EF21D5">
        <w:t xml:space="preserve">14 of 17 studies. The discrepancy in </w:t>
      </w:r>
      <w:r w:rsidR="00FA3461">
        <w:t>G statistic</w:t>
      </w:r>
      <w:r w:rsidR="002C70F8" w:rsidRPr="00EF21D5">
        <w:t xml:space="preserve">s for the remaining three studies was smaller than 0.01. When fitting across all studies combined, the </w:t>
      </w:r>
      <w:r w:rsidR="00FA3461">
        <w:t>G statistic</w:t>
      </w:r>
      <w:r w:rsidR="002C70F8" w:rsidRPr="00EF21D5">
        <w:t xml:space="preserve"> in my analysis was 44.4, identical </w:t>
      </w:r>
      <w:r>
        <w:t xml:space="preserve">to </w:t>
      </w:r>
      <w:r w:rsidR="002C70F8" w:rsidRPr="00EF21D5">
        <w:t>Laland</w:t>
      </w:r>
      <w:r>
        <w:t xml:space="preserve"> et al</w:t>
      </w:r>
      <w:r w:rsidR="002C70F8" w:rsidRPr="00EF21D5">
        <w:t xml:space="preserve">. The differences between </w:t>
      </w:r>
      <w:r>
        <w:t xml:space="preserve">our </w:t>
      </w:r>
      <w:r w:rsidR="002C70F8" w:rsidRPr="00EF21D5">
        <w:t xml:space="preserve">results and those </w:t>
      </w:r>
      <w:r>
        <w:t xml:space="preserve">of </w:t>
      </w:r>
      <w:r w:rsidR="002C70F8" w:rsidRPr="00EF21D5">
        <w:t xml:space="preserve">Laland </w:t>
      </w:r>
      <w:r>
        <w:t xml:space="preserve">et al. </w:t>
      </w:r>
      <w:r w:rsidR="002C70F8" w:rsidRPr="00EF21D5">
        <w:t>likeliy reflect numerical errors</w:t>
      </w:r>
      <w:bookmarkStart w:id="64" w:name="_Toc147242198"/>
      <w:bookmarkStart w:id="65" w:name="_Toc164785469"/>
      <w:bookmarkStart w:id="66" w:name="_Toc171803961"/>
      <w:r>
        <w:t>.</w:t>
      </w:r>
      <w:r w:rsidRPr="00EF21D5">
        <w:rPr>
          <w:rFonts w:ascii="Calibri" w:hAnsi="Calibri" w:cs="Calibri"/>
        </w:rPr>
        <w:t xml:space="preserve"> </w:t>
      </w:r>
      <w:bookmarkEnd w:id="64"/>
      <w:bookmarkEnd w:id="65"/>
      <w:bookmarkEnd w:id="66"/>
    </w:p>
    <w:p w14:paraId="158B8CC5" w14:textId="77777777" w:rsidR="002F16CE" w:rsidRDefault="00957A9A" w:rsidP="00CB5F62">
      <w:r>
        <w:t>Thus, t</w:t>
      </w:r>
      <w:r w:rsidR="002C70F8" w:rsidRPr="00EF21D5">
        <w:t>he</w:t>
      </w:r>
      <w:r>
        <w:t xml:space="preserve"> results of Scenario B </w:t>
      </w:r>
      <w:r w:rsidR="002C70F8" w:rsidRPr="00EF21D5">
        <w:t xml:space="preserve">closely </w:t>
      </w:r>
      <w:r>
        <w:t xml:space="preserve">match </w:t>
      </w:r>
      <w:r w:rsidR="002C70F8" w:rsidRPr="00EF21D5">
        <w:t>those reported by Laland</w:t>
      </w:r>
      <w:r>
        <w:t xml:space="preserve"> et al</w:t>
      </w:r>
      <w:r w:rsidR="002C70F8" w:rsidRPr="00EF21D5">
        <w:t xml:space="preserve">. First, </w:t>
      </w:r>
      <w:r>
        <w:t xml:space="preserve">the </w:t>
      </w:r>
      <w:r w:rsidR="002C70F8" w:rsidRPr="00EF21D5">
        <w:t>maximum</w:t>
      </w:r>
      <w:r>
        <w:t>-</w:t>
      </w:r>
      <w:r w:rsidR="002C70F8" w:rsidRPr="00EF21D5">
        <w:t xml:space="preserve">likelihood estimates without adjustment match to three decimal places.  Second, by adjusting the model predictions for a criterion shift before </w:t>
      </w:r>
      <w:r>
        <w:t xml:space="preserve">the </w:t>
      </w:r>
      <w:r w:rsidR="002C70F8" w:rsidRPr="00EF21D5">
        <w:t>goodness-of-fit</w:t>
      </w:r>
      <w:r>
        <w:t xml:space="preserve"> test</w:t>
      </w:r>
      <w:r w:rsidR="002C70F8" w:rsidRPr="00EF21D5">
        <w:t xml:space="preserve">, </w:t>
      </w:r>
      <w:r>
        <w:t xml:space="preserve">our </w:t>
      </w:r>
      <w:r w:rsidR="002C70F8" w:rsidRPr="00EF21D5">
        <w:t>analysis provided similar results to those reported by Laland</w:t>
      </w:r>
      <w:r>
        <w:t xml:space="preserve"> et al</w:t>
      </w:r>
      <w:r w:rsidR="002C70F8" w:rsidRPr="00EF21D5">
        <w:t>. Therefore, maximum</w:t>
      </w:r>
      <w:r>
        <w:t>-</w:t>
      </w:r>
      <w:r w:rsidR="002C70F8" w:rsidRPr="00EF21D5">
        <w:t xml:space="preserve">likelihood estimation without adjustment and goodness-of-fit testing with adjustment led to successful </w:t>
      </w:r>
      <w:r>
        <w:t xml:space="preserve">reproduction </w:t>
      </w:r>
      <w:r w:rsidR="002C70F8" w:rsidRPr="00EF21D5">
        <w:t xml:space="preserve">of </w:t>
      </w:r>
      <w:r w:rsidR="00DA3CE8">
        <w:t xml:space="preserve">the analysis of </w:t>
      </w:r>
      <w:r w:rsidR="002C70F8" w:rsidRPr="00EF21D5">
        <w:t>Laland</w:t>
      </w:r>
      <w:r w:rsidR="00DA3CE8">
        <w:t xml:space="preserve"> et al.</w:t>
      </w:r>
      <w:r w:rsidR="002C70F8" w:rsidRPr="00EF21D5">
        <w:t xml:space="preserve">, suggesting that this </w:t>
      </w:r>
      <w:r w:rsidR="00DA3CE8">
        <w:t>Scenario B was applied by Laland et al</w:t>
      </w:r>
      <w:r w:rsidR="002C70F8" w:rsidRPr="00EF21D5">
        <w:t xml:space="preserve">. </w:t>
      </w:r>
    </w:p>
    <w:p w14:paraId="25A4253B" w14:textId="4204760B" w:rsidR="002F16CE" w:rsidRDefault="002F16CE" w:rsidP="00CB5F62">
      <w:pPr>
        <w:pStyle w:val="Heading2"/>
      </w:pPr>
      <w:bookmarkStart w:id="67" w:name="_Toc147242199"/>
      <w:bookmarkStart w:id="68" w:name="_Toc164785470"/>
      <w:bookmarkStart w:id="69" w:name="_Toc171803962"/>
      <w:r w:rsidRPr="00EF21D5">
        <w:t>Scenario C: Estimating and testing with adjustment</w:t>
      </w:r>
      <w:bookmarkEnd w:id="67"/>
      <w:bookmarkEnd w:id="68"/>
      <w:bookmarkEnd w:id="69"/>
    </w:p>
    <w:p w14:paraId="2656A162" w14:textId="73EA6CF3" w:rsidR="002F16CE" w:rsidRPr="002F16CE" w:rsidRDefault="002F16CE" w:rsidP="00CB5F62">
      <w:r>
        <w:t>In t</w:t>
      </w:r>
      <w:r w:rsidRPr="00EF21D5">
        <w:t xml:space="preserve">his </w:t>
      </w:r>
      <w:r>
        <w:t>scenario,</w:t>
      </w:r>
      <w:r w:rsidRPr="00EF21D5">
        <w:t xml:space="preserve"> </w:t>
      </w:r>
      <w:r>
        <w:t xml:space="preserve">we </w:t>
      </w:r>
      <w:r w:rsidRPr="00EF21D5">
        <w:t>estimat</w:t>
      </w:r>
      <w:r>
        <w:t>e</w:t>
      </w:r>
      <w:r w:rsidRPr="00EF21D5">
        <w:t xml:space="preserve"> the model parameters </w:t>
      </w:r>
      <w:r>
        <w:t xml:space="preserve">and test the goodness-of-fit </w:t>
      </w:r>
      <w:r w:rsidRPr="00EF21D5">
        <w:t>with</w:t>
      </w:r>
      <w:r>
        <w:t xml:space="preserve"> an</w:t>
      </w:r>
      <w:r w:rsidRPr="00EF21D5">
        <w:t xml:space="preserve"> adjust</w:t>
      </w:r>
      <w:r>
        <w:t>ment</w:t>
      </w:r>
      <w:r w:rsidRPr="00EF21D5">
        <w:t xml:space="preserve"> for criterion shift</w:t>
      </w:r>
      <w:r>
        <w:t xml:space="preserve">. </w:t>
      </w:r>
      <w:r w:rsidRPr="00EF21D5">
        <w:t xml:space="preserve">Importantly, the log-likelihood function in Laland </w:t>
      </w:r>
      <w:r>
        <w:t xml:space="preserve">et al. </w:t>
      </w:r>
      <w:r w:rsidRPr="00EF21D5">
        <w:t xml:space="preserve">was denoted in terms of </w:t>
      </w:r>
      <w:r w:rsidRPr="00EF21D5">
        <w:rPr>
          <w:i/>
        </w:rPr>
        <w:t>measured incidence</w:t>
      </w:r>
      <w:r w:rsidRPr="00EF21D5">
        <w:t xml:space="preserve"> of left-handers (</w:t>
      </w:r>
      <w:r w:rsidRPr="002F16CE">
        <w:rPr>
          <w:i/>
          <w:iCs/>
        </w:rPr>
        <w:t>S</w:t>
      </w:r>
      <w:r w:rsidRPr="002F16CE">
        <w:rPr>
          <w:i/>
          <w:iCs/>
          <w:vertAlign w:val="subscript"/>
        </w:rPr>
        <w:t>M</w:t>
      </w:r>
      <w:r>
        <w:t xml:space="preserve"> </w:t>
      </w:r>
      <w:r w:rsidRPr="00EF21D5">
        <w:t>in eq.</w:t>
      </w:r>
      <w:r w:rsidRPr="001C0CFB">
        <w:rPr>
          <w:lang w:val="en-US"/>
        </w:rPr>
        <w:t> </w:t>
      </w:r>
      <w:r w:rsidRPr="00EF21D5">
        <w:t xml:space="preserve">4), implying that they </w:t>
      </w:r>
      <w:r w:rsidRPr="00EF21D5">
        <w:lastRenderedPageBreak/>
        <w:t xml:space="preserve">estimated the model parameters with adjustment. Hence, </w:t>
      </w:r>
      <w:r>
        <w:rPr>
          <w:lang w:val="en-US"/>
        </w:rPr>
        <w:t xml:space="preserve">we </w:t>
      </w:r>
      <w:r>
        <w:t>sought to determine if S</w:t>
      </w:r>
      <w:r w:rsidRPr="00EF21D5">
        <w:t xml:space="preserve">cenario C </w:t>
      </w:r>
      <w:r>
        <w:t xml:space="preserve">provides </w:t>
      </w:r>
      <w:r w:rsidRPr="00EF21D5">
        <w:t xml:space="preserve">a better reproduction than </w:t>
      </w:r>
      <w:r>
        <w:t>S</w:t>
      </w:r>
      <w:r w:rsidRPr="00EF21D5">
        <w:t>cenario B.</w:t>
      </w:r>
    </w:p>
    <w:p w14:paraId="6479F7FA" w14:textId="5B53DC7E" w:rsidR="002F16CE" w:rsidRPr="002F16CE" w:rsidRDefault="002F16CE" w:rsidP="00CB5F62">
      <w:pPr>
        <w:pStyle w:val="Heading3"/>
      </w:pPr>
      <w:bookmarkStart w:id="70" w:name="_Toc147242200"/>
      <w:bookmarkStart w:id="71" w:name="_Toc164785471"/>
      <w:bookmarkStart w:id="72" w:name="_Toc171803963"/>
      <w:r w:rsidRPr="00EF21D5">
        <w:t>Maximum</w:t>
      </w:r>
      <w:r>
        <w:t>-l</w:t>
      </w:r>
      <w:r w:rsidRPr="00EF21D5">
        <w:t xml:space="preserve">ikelihood </w:t>
      </w:r>
      <w:r>
        <w:t>e</w:t>
      </w:r>
      <w:r w:rsidRPr="00EF21D5">
        <w:t>stimation</w:t>
      </w:r>
      <w:bookmarkEnd w:id="70"/>
      <w:bookmarkEnd w:id="71"/>
      <w:bookmarkEnd w:id="72"/>
    </w:p>
    <w:p w14:paraId="74642499" w14:textId="4726AF43" w:rsidR="00C45582" w:rsidRDefault="002F16CE" w:rsidP="00CB5F62">
      <w:r>
        <w:t>Estimating the parameter of the full model (</w:t>
      </w:r>
      <w:r w:rsidRPr="002F16CE">
        <w:rPr>
          <w:i/>
          <w:iCs/>
          <w:lang w:val="el-GR"/>
        </w:rPr>
        <w:t>ρ</w:t>
      </w:r>
      <w:r>
        <w:rPr>
          <w:lang w:val="en-US"/>
        </w:rPr>
        <w:t xml:space="preserve">, </w:t>
      </w:r>
      <w:r w:rsidRPr="002F16CE">
        <w:rPr>
          <w:i/>
          <w:iCs/>
          <w:lang w:val="el-GR"/>
        </w:rPr>
        <w:t>α</w:t>
      </w:r>
      <w:r>
        <w:rPr>
          <w:lang w:val="en-US"/>
        </w:rPr>
        <w:t xml:space="preserve"> and </w:t>
      </w:r>
      <w:r w:rsidRPr="002F16CE">
        <w:rPr>
          <w:i/>
          <w:iCs/>
          <w:lang w:val="el-GR"/>
        </w:rPr>
        <w:t>β</w:t>
      </w:r>
      <w:r>
        <w:rPr>
          <w:lang w:val="en-US"/>
        </w:rPr>
        <w:t>)</w:t>
      </w:r>
      <w:r>
        <w:t xml:space="preserve"> with </w:t>
      </w:r>
      <w:r w:rsidRPr="00EF21D5">
        <w:t xml:space="preserve">adjustment </w:t>
      </w:r>
      <w:r>
        <w:t xml:space="preserve">for criterion shift resulted in </w:t>
      </w:r>
      <w:r w:rsidRPr="00EF21D5">
        <w:t>a decrease in the estimate</w:t>
      </w:r>
      <w:r>
        <w:t>d</w:t>
      </w:r>
      <w:r w:rsidRPr="00EF21D5">
        <w:t xml:space="preserve"> genetic transmission parameter</w:t>
      </w:r>
      <w:r>
        <w:t>,</w:t>
      </w:r>
      <w:r w:rsidRPr="00EF21D5">
        <w:t xml:space="preserve"> </w:t>
      </w:r>
      <m:oMath>
        <m:acc>
          <m:accPr>
            <m:ctrlPr>
              <w:rPr>
                <w:rFonts w:ascii="Cambria Math" w:hAnsi="Cambria Math"/>
                <w:i/>
              </w:rPr>
            </m:ctrlPr>
          </m:accPr>
          <m:e>
            <m:r>
              <w:rPr>
                <w:rFonts w:ascii="Cambria Math" w:hAnsi="Cambria Math"/>
              </w:rPr>
              <m:t>ρ</m:t>
            </m:r>
          </m:e>
        </m:acc>
        <m:r>
          <w:rPr>
            <w:rFonts w:ascii="Cambria Math" w:hAnsi="Cambria Math"/>
          </w:rPr>
          <m:t>=0.207</m:t>
        </m:r>
      </m:oMath>
      <w:r w:rsidRPr="00EF21D5">
        <w:t xml:space="preserve"> (from 0.267) and an increase in the estimate</w:t>
      </w:r>
      <w:r>
        <w:t>d</w:t>
      </w:r>
      <w:r w:rsidRPr="00EF21D5">
        <w:t xml:space="preserve"> cultural transmission parameters</w:t>
      </w:r>
      <w:r>
        <w:t xml:space="preserve">, </w:t>
      </w:r>
      <m:oMath>
        <m:acc>
          <m:accPr>
            <m:ctrlPr>
              <w:rPr>
                <w:rFonts w:ascii="Cambria Math" w:hAnsi="Cambria Math"/>
                <w:i/>
              </w:rPr>
            </m:ctrlPr>
          </m:accPr>
          <m:e>
            <m:r>
              <w:rPr>
                <w:rFonts w:ascii="Cambria Math" w:hAnsi="Cambria Math"/>
              </w:rPr>
              <m:t>α</m:t>
            </m:r>
          </m:e>
        </m:acc>
        <m:r>
          <w:rPr>
            <w:rFonts w:ascii="Cambria Math" w:hAnsi="Cambria Math"/>
          </w:rPr>
          <m:t>=0.203</m:t>
        </m:r>
      </m:oMath>
      <w:r w:rsidRPr="00EF21D5">
        <w:t xml:space="preserve"> (from 0.148) and </w:t>
      </w:r>
      <m:oMath>
        <m:acc>
          <m:accPr>
            <m:ctrlPr>
              <w:rPr>
                <w:rFonts w:ascii="Cambria Math" w:hAnsi="Cambria Math"/>
                <w:i/>
              </w:rPr>
            </m:ctrlPr>
          </m:accPr>
          <m:e>
            <m:r>
              <w:rPr>
                <w:rFonts w:ascii="Cambria Math" w:hAnsi="Cambria Math"/>
              </w:rPr>
              <m:t>β</m:t>
            </m:r>
          </m:e>
        </m:acc>
        <m:r>
          <w:rPr>
            <w:rFonts w:ascii="Cambria Math" w:hAnsi="Cambria Math"/>
          </w:rPr>
          <m:t>=0.042</m:t>
        </m:r>
      </m:oMath>
      <w:r w:rsidRPr="00EF21D5">
        <w:t xml:space="preserve"> (from 0.012)</w:t>
      </w:r>
      <w:r>
        <w:t xml:space="preserve">, with </w:t>
      </w:r>
      <w:r w:rsidRPr="00EF21D5">
        <w:t>a log-likelihood value of -8566.939</w:t>
      </w:r>
      <w:r>
        <w:t xml:space="preserve"> (</w:t>
      </w:r>
      <w:r w:rsidR="00D4739D" w:rsidRPr="00D4739D">
        <w:fldChar w:fldCharType="begin"/>
      </w:r>
      <w:r w:rsidR="00D4739D" w:rsidRPr="00D4739D">
        <w:instrText xml:space="preserve"> REF _Ref171957415 \h  \* MERGEFORMAT </w:instrText>
      </w:r>
      <w:r w:rsidR="00D4739D" w:rsidRPr="00D4739D">
        <w:fldChar w:fldCharType="separate"/>
      </w:r>
      <w:r w:rsidR="00D4739D" w:rsidRPr="00D4739D">
        <w:t xml:space="preserve">Figure </w:t>
      </w:r>
      <w:r w:rsidR="00D4739D" w:rsidRPr="00D4739D">
        <w:rPr>
          <w:noProof/>
        </w:rPr>
        <w:t>2</w:t>
      </w:r>
      <w:r w:rsidR="00D4739D" w:rsidRPr="00D4739D">
        <w:fldChar w:fldCharType="end"/>
      </w:r>
      <w:r w:rsidRPr="002F16CE">
        <w:rPr>
          <w:bCs/>
        </w:rPr>
        <w:t>)</w:t>
      </w:r>
      <w:r w:rsidRPr="00EF21D5">
        <w:t xml:space="preserve">. </w:t>
      </w:r>
      <w:r w:rsidR="009004BE">
        <w:t>Th</w:t>
      </w:r>
      <w:r w:rsidR="00C45582">
        <w:t>is</w:t>
      </w:r>
      <w:r w:rsidR="009004BE">
        <w:t xml:space="preserve"> model </w:t>
      </w:r>
      <w:r w:rsidRPr="00EF21D5">
        <w:t xml:space="preserve">predicted a higher </w:t>
      </w:r>
      <w:r w:rsidRPr="00EF21D5">
        <w:rPr>
          <w:i/>
        </w:rPr>
        <w:t xml:space="preserve">true incidence </w:t>
      </w:r>
      <w:r w:rsidRPr="00EF21D5">
        <w:t xml:space="preserve">of left-handedness </w:t>
      </w:r>
      <m:oMath>
        <m:sSub>
          <m:sSubPr>
            <m:ctrlPr>
              <w:rPr>
                <w:rFonts w:ascii="Cambria Math" w:hAnsi="Cambria Math"/>
              </w:rPr>
            </m:ctrlPr>
          </m:sSubPr>
          <m:e>
            <m:acc>
              <m:accPr>
                <m:ctrlPr>
                  <w:rPr>
                    <w:rFonts w:ascii="Cambria Math" w:hAnsi="Cambria Math"/>
                    <w:i/>
                  </w:rPr>
                </m:ctrlPr>
              </m:accPr>
              <m:e>
                <m:r>
                  <w:rPr>
                    <w:rFonts w:ascii="Cambria Math" w:hAnsi="Cambria Math"/>
                  </w:rPr>
                  <m:t>F</m:t>
                </m:r>
              </m:e>
            </m:acc>
          </m:e>
          <m:sub>
            <m:r>
              <w:rPr>
                <w:rFonts w:ascii="Cambria Math" w:hAnsi="Cambria Math"/>
              </w:rPr>
              <m:t>DL</m:t>
            </m:r>
          </m:sub>
        </m:sSub>
        <m:r>
          <w:rPr>
            <w:rFonts w:ascii="Cambria Math" w:hAnsi="Cambria Math"/>
          </w:rPr>
          <m:t>=13.50%</m:t>
        </m:r>
      </m:oMath>
      <w:r w:rsidRPr="00EF21D5">
        <w:t xml:space="preserve"> </w:t>
      </w:r>
      <w:r w:rsidR="009004BE">
        <w:t>(eq. 1</w:t>
      </w:r>
      <w:r w:rsidR="00D74EF5">
        <w:t xml:space="preserve">); see </w:t>
      </w:r>
      <w:r w:rsidR="00D74EF5" w:rsidRPr="00405E20">
        <w:fldChar w:fldCharType="begin"/>
      </w:r>
      <w:r w:rsidR="00D74EF5" w:rsidRPr="00405E20">
        <w:instrText xml:space="preserve"> REF _Ref172120914 \h  \* MERGEFORMAT </w:instrText>
      </w:r>
      <w:r w:rsidR="00D74EF5" w:rsidRPr="00405E20">
        <w:fldChar w:fldCharType="separate"/>
      </w:r>
      <w:r w:rsidR="00D74EF5" w:rsidRPr="00405E20">
        <w:t xml:space="preserve">Table </w:t>
      </w:r>
      <w:r w:rsidR="00D74EF5" w:rsidRPr="00405E20">
        <w:rPr>
          <w:noProof/>
        </w:rPr>
        <w:t>1</w:t>
      </w:r>
      <w:r w:rsidR="00D74EF5" w:rsidRPr="00405E20">
        <w:fldChar w:fldCharType="end"/>
      </w:r>
      <w:r w:rsidR="00D74EF5">
        <w:rPr>
          <w:bCs/>
        </w:rPr>
        <w:t xml:space="preserve"> </w:t>
      </w:r>
      <w:r w:rsidR="00D74EF5">
        <w:rPr>
          <w:color w:val="000000" w:themeColor="text1"/>
          <w:lang w:val="en-US"/>
        </w:rPr>
        <w:t xml:space="preserve">the </w:t>
      </w:r>
      <w:r w:rsidR="00D74EF5">
        <w:rPr>
          <w:bCs/>
        </w:rPr>
        <w:t xml:space="preserve">predicted </w:t>
      </w:r>
      <w:r w:rsidR="00D74EF5">
        <w:t>true incidence of each offspring type</w:t>
      </w:r>
      <w:r w:rsidR="009004BE">
        <w:t xml:space="preserve">. </w:t>
      </w:r>
    </w:p>
    <w:p w14:paraId="0CE1AEF2" w14:textId="4BFE5351" w:rsidR="002F16CE" w:rsidRPr="00EF21D5" w:rsidRDefault="00C45582" w:rsidP="00C93E1B">
      <w:r>
        <w:t>The model with two parameters and</w:t>
      </w:r>
      <w:r w:rsidRPr="001C0CFB">
        <w:rPr>
          <w:lang w:val="en-US"/>
        </w:rPr>
        <w:t xml:space="preserve"> </w:t>
      </w:r>
      <w:r w:rsidRPr="002F16CE">
        <w:rPr>
          <w:i/>
          <w:iCs/>
          <w:lang w:val="el-GR"/>
        </w:rPr>
        <w:t>β</w:t>
      </w:r>
      <w:r w:rsidRPr="001C0CFB">
        <w:rPr>
          <w:lang w:val="en-US"/>
        </w:rPr>
        <w:t xml:space="preserve"> </w:t>
      </w:r>
      <w:r w:rsidR="002F16CE" w:rsidRPr="00EF21D5">
        <w:t>fixed at zero show</w:t>
      </w:r>
      <w:r>
        <w:rPr>
          <w:lang w:val="en-US"/>
        </w:rPr>
        <w:t>s</w:t>
      </w:r>
      <w:r w:rsidR="002F16CE" w:rsidRPr="00EF21D5">
        <w:t xml:space="preserve"> a similar trend</w:t>
      </w:r>
      <w:r>
        <w:t>:</w:t>
      </w:r>
      <w:r w:rsidR="002F16CE" w:rsidRPr="00EF21D5">
        <w:t xml:space="preserve"> </w:t>
      </w:r>
      <w:r>
        <w:t xml:space="preserve">the </w:t>
      </w:r>
      <w:r w:rsidR="002F16CE" w:rsidRPr="00EF21D5">
        <w:t>adjustment led to a decrease in  the estimate</w:t>
      </w:r>
      <w:r>
        <w:t xml:space="preserve">d </w:t>
      </w:r>
      <m:oMath>
        <m:acc>
          <m:accPr>
            <m:ctrlPr>
              <w:rPr>
                <w:rFonts w:ascii="Cambria Math" w:hAnsi="Cambria Math"/>
                <w:i/>
              </w:rPr>
            </m:ctrlPr>
          </m:accPr>
          <m:e>
            <m:r>
              <w:rPr>
                <w:rFonts w:ascii="Cambria Math" w:hAnsi="Cambria Math"/>
              </w:rPr>
              <m:t>ρ</m:t>
            </m:r>
          </m:e>
        </m:acc>
        <m:r>
          <w:rPr>
            <w:rFonts w:ascii="Cambria Math" w:hAnsi="Cambria Math"/>
          </w:rPr>
          <m:t>=0.239</m:t>
        </m:r>
      </m:oMath>
      <w:r w:rsidR="002F16CE" w:rsidRPr="00EF21D5">
        <w:t xml:space="preserve"> (from 0.277) and an increase </w:t>
      </w:r>
      <w:r>
        <w:t xml:space="preserve">estimated </w:t>
      </w:r>
      <m:oMath>
        <m:acc>
          <m:accPr>
            <m:ctrlPr>
              <w:rPr>
                <w:rFonts w:ascii="Cambria Math" w:hAnsi="Cambria Math"/>
                <w:i/>
              </w:rPr>
            </m:ctrlPr>
          </m:accPr>
          <m:e>
            <m:r>
              <w:rPr>
                <w:rFonts w:ascii="Cambria Math" w:hAnsi="Cambria Math"/>
              </w:rPr>
              <m:t>α</m:t>
            </m:r>
          </m:e>
        </m:acc>
        <m:r>
          <w:rPr>
            <w:rFonts w:ascii="Cambria Math" w:hAnsi="Cambria Math"/>
          </w:rPr>
          <m:t>=0.172</m:t>
        </m:r>
      </m:oMath>
      <w:r w:rsidR="002F16CE" w:rsidRPr="00EF21D5">
        <w:t xml:space="preserve"> (from 0.138)</w:t>
      </w:r>
      <w:r>
        <w:t xml:space="preserve">, with </w:t>
      </w:r>
      <w:r w:rsidR="002F16CE" w:rsidRPr="00EF21D5">
        <w:t>a log-likelihood value of -8567.529</w:t>
      </w:r>
      <w:r>
        <w:t xml:space="preserve"> </w:t>
      </w:r>
      <w:r w:rsidR="00083C91" w:rsidRPr="00083C91">
        <w:t>(</w:t>
      </w:r>
      <w:r w:rsidR="00083C91" w:rsidRPr="00083C91">
        <w:fldChar w:fldCharType="begin"/>
      </w:r>
      <w:r w:rsidR="00083C91" w:rsidRPr="00083C91">
        <w:instrText xml:space="preserve"> REF _Ref171957415 \h  \* MERGEFORMAT </w:instrText>
      </w:r>
      <w:r w:rsidR="00083C91" w:rsidRPr="00083C91">
        <w:fldChar w:fldCharType="separate"/>
      </w:r>
      <w:r w:rsidR="00083C91" w:rsidRPr="00083C91">
        <w:t xml:space="preserve">Figure </w:t>
      </w:r>
      <w:r w:rsidR="00083C91" w:rsidRPr="00083C91">
        <w:rPr>
          <w:noProof/>
        </w:rPr>
        <w:t>2</w:t>
      </w:r>
      <w:r w:rsidR="00083C91" w:rsidRPr="00083C91">
        <w:fldChar w:fldCharType="end"/>
      </w:r>
      <w:r>
        <w:t xml:space="preserve">) and a similar </w:t>
      </w:r>
      <w:r w:rsidR="002F16CE" w:rsidRPr="00EF21D5">
        <w:t xml:space="preserve">higher </w:t>
      </w:r>
      <w:r w:rsidR="002F16CE" w:rsidRPr="00EF21D5">
        <w:rPr>
          <w:i/>
        </w:rPr>
        <w:t>true incidence</w:t>
      </w:r>
      <w:r w:rsidR="002F16CE" w:rsidRPr="00EF21D5">
        <w:t xml:space="preserve"> of left-handedness of </w:t>
      </w:r>
      <m:oMath>
        <m:sSub>
          <m:sSubPr>
            <m:ctrlPr>
              <w:rPr>
                <w:rFonts w:ascii="Cambria Math" w:hAnsi="Cambria Math"/>
              </w:rPr>
            </m:ctrlPr>
          </m:sSubPr>
          <m:e>
            <m:acc>
              <m:accPr>
                <m:ctrlPr>
                  <w:rPr>
                    <w:rFonts w:ascii="Cambria Math" w:hAnsi="Cambria Math"/>
                    <w:i/>
                  </w:rPr>
                </m:ctrlPr>
              </m:accPr>
              <m:e>
                <m:r>
                  <w:rPr>
                    <w:rFonts w:ascii="Cambria Math" w:hAnsi="Cambria Math"/>
                  </w:rPr>
                  <m:t>F</m:t>
                </m:r>
              </m:e>
            </m:acc>
          </m:e>
          <m:sub>
            <m:r>
              <w:rPr>
                <w:rFonts w:ascii="Cambria Math" w:hAnsi="Cambria Math"/>
              </w:rPr>
              <m:t>DL</m:t>
            </m:r>
          </m:sub>
        </m:sSub>
        <m:r>
          <w:rPr>
            <w:rFonts w:ascii="Cambria Math" w:hAnsi="Cambria Math"/>
          </w:rPr>
          <m:t>=13.56%</m:t>
        </m:r>
      </m:oMath>
      <w:r>
        <w:t xml:space="preserve"> (eq. 2</w:t>
      </w:r>
      <w:r w:rsidR="00D74EF5">
        <w:t xml:space="preserve">); see </w:t>
      </w:r>
      <w:r w:rsidR="00D74EF5" w:rsidRPr="00405E20">
        <w:fldChar w:fldCharType="begin"/>
      </w:r>
      <w:r w:rsidR="00D74EF5" w:rsidRPr="00405E20">
        <w:instrText xml:space="preserve"> REF _Ref172120914 \h  \* MERGEFORMAT </w:instrText>
      </w:r>
      <w:r w:rsidR="00D74EF5" w:rsidRPr="00405E20">
        <w:fldChar w:fldCharType="separate"/>
      </w:r>
      <w:r w:rsidR="00D74EF5" w:rsidRPr="00405E20">
        <w:t xml:space="preserve">Table </w:t>
      </w:r>
      <w:r w:rsidR="00D74EF5" w:rsidRPr="00405E20">
        <w:rPr>
          <w:noProof/>
        </w:rPr>
        <w:t>1</w:t>
      </w:r>
      <w:r w:rsidR="00D74EF5" w:rsidRPr="00405E20">
        <w:fldChar w:fldCharType="end"/>
      </w:r>
      <w:r w:rsidR="00D74EF5">
        <w:rPr>
          <w:bCs/>
        </w:rPr>
        <w:t xml:space="preserve"> </w:t>
      </w:r>
      <w:r w:rsidR="00D74EF5">
        <w:rPr>
          <w:color w:val="000000" w:themeColor="text1"/>
          <w:lang w:val="en-US"/>
        </w:rPr>
        <w:t xml:space="preserve">the </w:t>
      </w:r>
      <w:r w:rsidR="00D74EF5">
        <w:rPr>
          <w:bCs/>
        </w:rPr>
        <w:t xml:space="preserve">predicted </w:t>
      </w:r>
      <w:r w:rsidR="00D74EF5">
        <w:t>true incidence of each offspring type</w:t>
      </w:r>
      <w:r>
        <w:t>.</w:t>
      </w:r>
      <w:r w:rsidR="002F16CE" w:rsidRPr="00EF21D5">
        <w:t xml:space="preserve"> </w:t>
      </w:r>
    </w:p>
    <w:p w14:paraId="490140DF" w14:textId="544D3D48" w:rsidR="002F16CE" w:rsidRPr="00EF21D5" w:rsidRDefault="00AA654B" w:rsidP="00CB5F62">
      <w:pPr>
        <w:pStyle w:val="Heading3"/>
      </w:pPr>
      <w:bookmarkStart w:id="73" w:name="_Toc164785472"/>
      <w:bookmarkStart w:id="74" w:name="_Toc171803964"/>
      <w:bookmarkStart w:id="75" w:name="_Toc147242201"/>
      <w:r>
        <w:t>G</w:t>
      </w:r>
      <w:r w:rsidR="002F16CE" w:rsidRPr="00C45582">
        <w:t>oodness</w:t>
      </w:r>
      <w:r w:rsidR="002F16CE" w:rsidRPr="00EF21D5">
        <w:t>-of-fit</w:t>
      </w:r>
      <w:bookmarkEnd w:id="73"/>
      <w:bookmarkEnd w:id="74"/>
      <w:r w:rsidR="002F16CE" w:rsidRPr="00EF21D5">
        <w:t xml:space="preserve"> </w:t>
      </w:r>
      <w:bookmarkEnd w:id="75"/>
      <w:r>
        <w:t>test</w:t>
      </w:r>
    </w:p>
    <w:p w14:paraId="7BDA9296" w14:textId="78F7931E" w:rsidR="00ED66F8" w:rsidRDefault="002F16CE" w:rsidP="00ED66F8">
      <w:pPr>
        <w:rPr>
          <w:color w:val="000000"/>
        </w:rPr>
      </w:pPr>
      <w:r w:rsidRPr="00EF21D5">
        <w:t xml:space="preserve">As the </w:t>
      </w:r>
      <w:r w:rsidR="00C45582">
        <w:t xml:space="preserve">MLE estimated </w:t>
      </w:r>
      <w:r w:rsidRPr="00EF21D5">
        <w:t xml:space="preserve">with adjustment differ from those without adjustment, </w:t>
      </w:r>
      <w:r w:rsidR="00C45582">
        <w:t>we</w:t>
      </w:r>
      <w:r w:rsidRPr="00EF21D5">
        <w:t xml:space="preserve"> </w:t>
      </w:r>
      <w:r w:rsidR="00C45582">
        <w:t xml:space="preserve">performed </w:t>
      </w:r>
      <w:r w:rsidRPr="00EF21D5">
        <w:t>a goodness-of-fit test with adjustment</w:t>
      </w:r>
      <w:r w:rsidR="00C45582">
        <w:t xml:space="preserve">. </w:t>
      </w:r>
      <w:r w:rsidRPr="00EF21D5">
        <w:rPr>
          <w:color w:val="000000"/>
        </w:rPr>
        <w:t xml:space="preserve">The </w:t>
      </w:r>
      <w:r w:rsidR="00C45582">
        <w:rPr>
          <w:color w:val="000000"/>
        </w:rPr>
        <w:t xml:space="preserve">full </w:t>
      </w:r>
      <w:r w:rsidRPr="00EF21D5">
        <w:rPr>
          <w:color w:val="000000"/>
        </w:rPr>
        <w:t>model with three parameters had a good fit for all studies combined (G=36.3, df=31</w:t>
      </w:r>
      <w:r w:rsidRPr="00A873AB">
        <w:rPr>
          <w:color w:val="000000"/>
        </w:rPr>
        <w:t xml:space="preserve">, </w:t>
      </w:r>
      <w:r w:rsidR="00E909B8" w:rsidRPr="00A873AB">
        <w:rPr>
          <w:color w:val="000000"/>
        </w:rPr>
        <w:t>p</w:t>
      </w:r>
      <w:r w:rsidR="00A873AB">
        <w:rPr>
          <w:color w:val="000000"/>
        </w:rPr>
        <w:t>=0.234</w:t>
      </w:r>
      <w:r w:rsidRPr="00A873AB">
        <w:rPr>
          <w:color w:val="000000"/>
        </w:rPr>
        <w:t>) and for 16 of 17 studies individually</w:t>
      </w:r>
      <w:r w:rsidR="00375463" w:rsidRPr="00A873AB">
        <w:rPr>
          <w:color w:val="000000"/>
        </w:rPr>
        <w:t xml:space="preserve"> (</w:t>
      </w:r>
      <w:r w:rsidR="001F7204" w:rsidRPr="00A873AB">
        <w:rPr>
          <w:color w:val="000000"/>
        </w:rPr>
        <w:fldChar w:fldCharType="begin"/>
      </w:r>
      <w:r w:rsidR="001F7204" w:rsidRPr="00A873AB">
        <w:rPr>
          <w:color w:val="000000"/>
        </w:rPr>
        <w:instrText xml:space="preserve"> REF _Ref172122949 \h  \* MERGEFORMAT </w:instrText>
      </w:r>
      <w:r w:rsidR="001F7204" w:rsidRPr="00A873AB">
        <w:rPr>
          <w:color w:val="000000"/>
        </w:rPr>
      </w:r>
      <w:r w:rsidR="001F7204" w:rsidRPr="00A873AB">
        <w:rPr>
          <w:color w:val="000000"/>
        </w:rPr>
        <w:fldChar w:fldCharType="separate"/>
      </w:r>
      <w:r w:rsidR="001F7204" w:rsidRPr="00A873AB">
        <w:t>Table 3</w:t>
      </w:r>
      <w:r w:rsidR="001F7204" w:rsidRPr="00A873AB">
        <w:rPr>
          <w:color w:val="000000"/>
        </w:rPr>
        <w:fldChar w:fldCharType="end"/>
      </w:r>
      <w:r w:rsidR="00375463" w:rsidRPr="00A873AB">
        <w:rPr>
          <w:color w:val="000000"/>
        </w:rPr>
        <w:t>)</w:t>
      </w:r>
      <w:r w:rsidRPr="00A873AB">
        <w:rPr>
          <w:color w:val="000000"/>
        </w:rPr>
        <w:t xml:space="preserve">. The model with two parameters had a good fit for all studies combined (G=37.5, df=32, </w:t>
      </w:r>
      <w:r w:rsidR="00E909B8" w:rsidRPr="00A873AB">
        <w:rPr>
          <w:color w:val="000000"/>
        </w:rPr>
        <w:t>p</w:t>
      </w:r>
      <w:r w:rsidR="00A873AB">
        <w:rPr>
          <w:color w:val="000000"/>
        </w:rPr>
        <w:t>=0.231</w:t>
      </w:r>
      <w:r w:rsidRPr="00A873AB">
        <w:rPr>
          <w:color w:val="000000"/>
        </w:rPr>
        <w:t>), and for 16 of</w:t>
      </w:r>
      <w:r w:rsidRPr="00EF21D5">
        <w:rPr>
          <w:color w:val="000000"/>
        </w:rPr>
        <w:t xml:space="preserve"> 17 studies </w:t>
      </w:r>
      <w:r w:rsidRPr="00B44DFA">
        <w:rPr>
          <w:color w:val="000000"/>
        </w:rPr>
        <w:t>individually</w:t>
      </w:r>
      <w:r w:rsidRPr="00B44DFA">
        <w:t xml:space="preserve"> </w:t>
      </w:r>
      <w:r w:rsidR="00C45582" w:rsidRPr="00B44DFA">
        <w:rPr>
          <w:color w:val="000000"/>
        </w:rPr>
        <w:t>(</w:t>
      </w:r>
      <w:r w:rsidR="00B763E3" w:rsidRPr="00B44DFA">
        <w:rPr>
          <w:color w:val="000000"/>
          <w:highlight w:val="yellow"/>
        </w:rPr>
        <w:fldChar w:fldCharType="begin"/>
      </w:r>
      <w:r w:rsidR="00B763E3" w:rsidRPr="00B44DFA">
        <w:rPr>
          <w:color w:val="000000"/>
        </w:rPr>
        <w:instrText xml:space="preserve"> REF _Ref172122949 \h </w:instrText>
      </w:r>
      <w:r w:rsidR="00B763E3" w:rsidRPr="00B44DFA">
        <w:rPr>
          <w:color w:val="000000"/>
          <w:highlight w:val="yellow"/>
        </w:rPr>
        <w:instrText xml:space="preserve"> \* MERGEFORMAT </w:instrText>
      </w:r>
      <w:r w:rsidR="00B763E3" w:rsidRPr="00B44DFA">
        <w:rPr>
          <w:color w:val="000000"/>
          <w:highlight w:val="yellow"/>
        </w:rPr>
      </w:r>
      <w:r w:rsidR="00B763E3" w:rsidRPr="00B44DFA">
        <w:rPr>
          <w:color w:val="000000"/>
          <w:highlight w:val="yellow"/>
        </w:rPr>
        <w:fldChar w:fldCharType="separate"/>
      </w:r>
      <w:r w:rsidR="00B763E3" w:rsidRPr="00B44DFA">
        <w:rPr>
          <w:lang w:val="en-US"/>
        </w:rPr>
        <w:t>Table 3</w:t>
      </w:r>
      <w:r w:rsidR="00B763E3" w:rsidRPr="00B44DFA">
        <w:rPr>
          <w:color w:val="000000"/>
          <w:highlight w:val="yellow"/>
        </w:rPr>
        <w:fldChar w:fldCharType="end"/>
      </w:r>
      <w:r w:rsidR="00C45582" w:rsidRPr="00B44DFA">
        <w:rPr>
          <w:color w:val="000000"/>
        </w:rPr>
        <w:t>).</w:t>
      </w:r>
    </w:p>
    <w:p w14:paraId="169C5E43" w14:textId="5C6E1C02" w:rsidR="002F16CE" w:rsidRPr="00187842" w:rsidRDefault="002F16CE" w:rsidP="00B44DFA">
      <w:r w:rsidRPr="00EF21D5">
        <w:t xml:space="preserve">These results are similar to those </w:t>
      </w:r>
      <w:r w:rsidR="00714962">
        <w:t xml:space="preserve">of </w:t>
      </w:r>
      <w:r w:rsidRPr="00EF21D5">
        <w:t>Laland</w:t>
      </w:r>
      <w:r w:rsidR="00714962">
        <w:t xml:space="preserve"> et al</w:t>
      </w:r>
      <w:r w:rsidRPr="00EF21D5">
        <w:t xml:space="preserve">. Both models (with two and three parameters) showed a good fit to the data for 16 of 17 studies, and across all studies combined. </w:t>
      </w:r>
      <w:r w:rsidR="00094B37">
        <w:t xml:space="preserve">As in Scenario B and in Laland et al., the </w:t>
      </w:r>
      <w:r w:rsidRPr="00EF21D5">
        <w:t>one study the model failed to fit was Ramaley (1913)</w:t>
      </w:r>
      <w:r w:rsidR="00094B37">
        <w:t xml:space="preserve">. </w:t>
      </w:r>
      <w:r w:rsidRPr="00EF21D5">
        <w:rPr>
          <w:color w:val="000000"/>
        </w:rPr>
        <w:t xml:space="preserve">Among all 17 studies the biggest discrepancy in </w:t>
      </w:r>
      <w:r w:rsidR="00FA3461">
        <w:rPr>
          <w:color w:val="000000"/>
        </w:rPr>
        <w:t>G statistic</w:t>
      </w:r>
      <w:r w:rsidRPr="00EF21D5">
        <w:rPr>
          <w:color w:val="000000"/>
        </w:rPr>
        <w:t xml:space="preserve">s was in </w:t>
      </w:r>
      <w:r w:rsidRPr="00EF21D5">
        <w:t xml:space="preserve">Ramaley </w:t>
      </w:r>
      <w:r w:rsidRPr="00EF21D5">
        <w:lastRenderedPageBreak/>
        <w:t xml:space="preserve">(1913) for both sets of estimates: while Laland </w:t>
      </w:r>
      <w:r w:rsidR="00094B37">
        <w:t xml:space="preserve">et al. </w:t>
      </w:r>
      <w:r w:rsidRPr="00EF21D5">
        <w:t xml:space="preserve">reported G=13.19, the model with three parameters </w:t>
      </w:r>
      <w:r w:rsidR="00094B37">
        <w:t xml:space="preserve">produced </w:t>
      </w:r>
      <w:r w:rsidRPr="00EF21D5">
        <w:t xml:space="preserve">G=7.1, and </w:t>
      </w:r>
      <w:r w:rsidR="00094B37">
        <w:t xml:space="preserve">the model with two parameters produced </w:t>
      </w:r>
      <w:r w:rsidRPr="00EF21D5">
        <w:t xml:space="preserve">G=8.29. Furthermore, out of the 16 studies with a good fit, the biggest discrepancy in </w:t>
      </w:r>
      <w:r w:rsidR="00FA3461">
        <w:t>G statistic</w:t>
      </w:r>
      <w:r w:rsidRPr="00EF21D5">
        <w:t xml:space="preserve">s was in the </w:t>
      </w:r>
      <w:r w:rsidR="00094B37">
        <w:t xml:space="preserve">study of </w:t>
      </w:r>
      <w:r w:rsidRPr="00EF21D5">
        <w:t xml:space="preserve">McGee &amp; Cozad (1980): G=3.80 in Laland </w:t>
      </w:r>
      <w:r w:rsidR="00094B37">
        <w:t xml:space="preserve">et al. </w:t>
      </w:r>
      <w:r w:rsidRPr="00EF21D5">
        <w:t xml:space="preserve">versus G=0.63 </w:t>
      </w:r>
      <w:r w:rsidR="00094B37">
        <w:t xml:space="preserve">and G=0.24 </w:t>
      </w:r>
      <w:r w:rsidRPr="00EF21D5">
        <w:t xml:space="preserve">in </w:t>
      </w:r>
      <w:r w:rsidR="00094B37">
        <w:t xml:space="preserve">our </w:t>
      </w:r>
      <w:r w:rsidRPr="00EF21D5">
        <w:t xml:space="preserve">analysis for the model with three </w:t>
      </w:r>
      <w:r w:rsidR="00094B37">
        <w:t xml:space="preserve">and two </w:t>
      </w:r>
      <w:r w:rsidRPr="00EF21D5">
        <w:t>parameters</w:t>
      </w:r>
      <w:r w:rsidR="00094B37">
        <w:t>, respectively.</w:t>
      </w:r>
      <w:r w:rsidRPr="00EF21D5">
        <w:t xml:space="preserve"> </w:t>
      </w:r>
      <w:r w:rsidR="00094B37">
        <w:t xml:space="preserve">We </w:t>
      </w:r>
      <w:r w:rsidRPr="00EF21D5">
        <w:t xml:space="preserve">obtained the same </w:t>
      </w:r>
      <w:r w:rsidR="00FA3461">
        <w:t>G statistic</w:t>
      </w:r>
      <w:r w:rsidRPr="00EF21D5">
        <w:t xml:space="preserve"> as Laland </w:t>
      </w:r>
      <w:r w:rsidR="00094B37">
        <w:t xml:space="preserve">et al. </w:t>
      </w:r>
      <w:r w:rsidRPr="00EF21D5">
        <w:t>for one study</w:t>
      </w:r>
      <w:r w:rsidR="00094B37">
        <w:t>,</w:t>
      </w:r>
      <w:r w:rsidRPr="00EF21D5">
        <w:t xml:space="preserve"> McManus (1985) (ICM2pat)</w:t>
      </w:r>
      <w:r w:rsidR="00094B37">
        <w:t xml:space="preserve">, </w:t>
      </w:r>
      <w:r w:rsidRPr="00EF21D5">
        <w:t xml:space="preserve">G=0.01. When fitting across all </w:t>
      </w:r>
      <w:r w:rsidRPr="00EF21D5">
        <w:rPr>
          <w:color w:val="000000"/>
        </w:rPr>
        <w:t xml:space="preserve">studies combined, </w:t>
      </w:r>
      <w:r w:rsidR="00094B37">
        <w:rPr>
          <w:color w:val="000000"/>
        </w:rPr>
        <w:t xml:space="preserve">our analysis produced a </w:t>
      </w:r>
      <w:r w:rsidR="00FA3461">
        <w:rPr>
          <w:color w:val="000000"/>
        </w:rPr>
        <w:t>G statistic</w:t>
      </w:r>
      <w:r w:rsidRPr="00EF21D5">
        <w:rPr>
          <w:color w:val="000000"/>
        </w:rPr>
        <w:t xml:space="preserve"> </w:t>
      </w:r>
      <w:r w:rsidR="00094B37">
        <w:rPr>
          <w:color w:val="000000"/>
        </w:rPr>
        <w:t xml:space="preserve">lower than that of </w:t>
      </w:r>
      <w:r w:rsidRPr="00EF21D5">
        <w:rPr>
          <w:color w:val="000000"/>
        </w:rPr>
        <w:t xml:space="preserve">Laland </w:t>
      </w:r>
      <w:r w:rsidR="00094B37">
        <w:rPr>
          <w:color w:val="000000"/>
        </w:rPr>
        <w:t xml:space="preserve">et al., </w:t>
      </w:r>
      <w:r w:rsidRPr="00EF21D5">
        <w:rPr>
          <w:color w:val="000000"/>
        </w:rPr>
        <w:t>G=</w:t>
      </w:r>
      <w:r w:rsidR="00094B37">
        <w:rPr>
          <w:color w:val="000000"/>
        </w:rPr>
        <w:t>36.3 (three parameters) and G=</w:t>
      </w:r>
      <w:r w:rsidR="00187842">
        <w:rPr>
          <w:color w:val="000000"/>
        </w:rPr>
        <w:t>37.5 (two parameters)</w:t>
      </w:r>
      <w:r w:rsidR="00094B37">
        <w:rPr>
          <w:color w:val="000000"/>
        </w:rPr>
        <w:t xml:space="preserve"> compared to</w:t>
      </w:r>
      <w:r w:rsidRPr="00EF21D5">
        <w:rPr>
          <w:color w:val="000000"/>
        </w:rPr>
        <w:t xml:space="preserve"> </w:t>
      </w:r>
      <w:r w:rsidR="00094B37">
        <w:rPr>
          <w:color w:val="000000"/>
        </w:rPr>
        <w:t>G=</w:t>
      </w:r>
      <w:r w:rsidRPr="00EF21D5">
        <w:rPr>
          <w:color w:val="000000"/>
        </w:rPr>
        <w:t>44.43</w:t>
      </w:r>
      <w:r w:rsidR="00AF2F4F">
        <w:rPr>
          <w:color w:val="000000"/>
        </w:rPr>
        <w:t xml:space="preserve"> </w:t>
      </w:r>
      <w:r w:rsidR="00B44DFA" w:rsidRPr="00B44DFA">
        <w:rPr>
          <w:color w:val="000000"/>
        </w:rPr>
        <w:t>(</w:t>
      </w:r>
      <w:r w:rsidR="00AF2F4F" w:rsidRPr="00B44DFA">
        <w:rPr>
          <w:color w:val="000000"/>
          <w:highlight w:val="yellow"/>
        </w:rPr>
        <w:fldChar w:fldCharType="begin"/>
      </w:r>
      <w:r w:rsidR="00AF2F4F" w:rsidRPr="00B44DFA">
        <w:rPr>
          <w:color w:val="000000"/>
        </w:rPr>
        <w:instrText xml:space="preserve"> REF _Ref172122949 \h </w:instrText>
      </w:r>
      <w:r w:rsidR="00AF2F4F" w:rsidRPr="00B44DFA">
        <w:rPr>
          <w:color w:val="000000"/>
          <w:highlight w:val="yellow"/>
        </w:rPr>
        <w:instrText xml:space="preserve"> \* MERGEFORMAT </w:instrText>
      </w:r>
      <w:r w:rsidR="00AF2F4F" w:rsidRPr="00B44DFA">
        <w:rPr>
          <w:color w:val="000000"/>
          <w:highlight w:val="yellow"/>
        </w:rPr>
      </w:r>
      <w:r w:rsidR="00AF2F4F" w:rsidRPr="00B44DFA">
        <w:rPr>
          <w:color w:val="000000"/>
          <w:highlight w:val="yellow"/>
        </w:rPr>
        <w:fldChar w:fldCharType="separate"/>
      </w:r>
      <w:r w:rsidR="00AF2F4F" w:rsidRPr="00B44DFA">
        <w:rPr>
          <w:lang w:val="en-US"/>
        </w:rPr>
        <w:t>Table 3</w:t>
      </w:r>
      <w:r w:rsidR="00AF2F4F" w:rsidRPr="00B44DFA">
        <w:rPr>
          <w:color w:val="000000"/>
          <w:highlight w:val="yellow"/>
        </w:rPr>
        <w:fldChar w:fldCharType="end"/>
      </w:r>
      <w:r w:rsidR="00B44DFA" w:rsidRPr="00B44DFA">
        <w:rPr>
          <w:color w:val="000000"/>
        </w:rPr>
        <w:t>)</w:t>
      </w:r>
      <w:r w:rsidRPr="00B44DFA">
        <w:rPr>
          <w:color w:val="000000"/>
        </w:rPr>
        <w:t>.</w:t>
      </w:r>
      <w:r w:rsidRPr="00EF21D5">
        <w:rPr>
          <w:color w:val="000000"/>
        </w:rPr>
        <w:t xml:space="preserve"> </w:t>
      </w:r>
      <w:bookmarkStart w:id="76" w:name="_heading=h.2grqrue" w:colFirst="0" w:colLast="0"/>
      <w:bookmarkEnd w:id="76"/>
      <w:r w:rsidRPr="00EF21D5">
        <w:rPr>
          <w:rFonts w:ascii="Calibri" w:hAnsi="Calibri" w:cs="Calibri"/>
        </w:rPr>
        <w:t xml:space="preserve"> </w:t>
      </w:r>
    </w:p>
    <w:p w14:paraId="56604548" w14:textId="5A8366C5" w:rsidR="00CB5F62" w:rsidRDefault="00187842" w:rsidP="00CB5F62">
      <w:r>
        <w:t>Overall</w:t>
      </w:r>
      <w:r w:rsidR="002F16CE" w:rsidRPr="00EF21D5">
        <w:t>, maximum</w:t>
      </w:r>
      <w:r>
        <w:t>-</w:t>
      </w:r>
      <w:r w:rsidR="002F16CE" w:rsidRPr="00EF21D5">
        <w:t>likelihood estimation with the adjustment for criterion shift led to a decrease in the estimate</w:t>
      </w:r>
      <w:r>
        <w:t>d</w:t>
      </w:r>
      <w:r w:rsidRPr="001C0CFB">
        <w:rPr>
          <w:lang w:val="en-US"/>
        </w:rPr>
        <w:t xml:space="preserve"> </w:t>
      </w:r>
      <w:r w:rsidRPr="00187842">
        <w:rPr>
          <w:i/>
          <w:iCs/>
          <w:lang w:val="el-GR"/>
        </w:rPr>
        <w:t>ρ</w:t>
      </w:r>
      <w:r w:rsidR="002F16CE" w:rsidRPr="00EF21D5">
        <w:t xml:space="preserve"> and an increase in the estimate</w:t>
      </w:r>
      <w:r>
        <w:rPr>
          <w:lang w:val="en-US"/>
        </w:rPr>
        <w:t>d</w:t>
      </w:r>
      <w:r>
        <w:t xml:space="preserve"> </w:t>
      </w:r>
      <w:r w:rsidRPr="00187842">
        <w:rPr>
          <w:i/>
          <w:iCs/>
          <w:lang w:val="el-GR"/>
        </w:rPr>
        <w:t>α</w:t>
      </w:r>
      <w:r>
        <w:rPr>
          <w:lang w:val="en-US"/>
        </w:rPr>
        <w:t xml:space="preserve"> and </w:t>
      </w:r>
      <w:r w:rsidRPr="00187842">
        <w:rPr>
          <w:i/>
          <w:iCs/>
          <w:lang w:val="el-GR"/>
        </w:rPr>
        <w:t>β</w:t>
      </w:r>
      <w:r w:rsidR="000623F6" w:rsidRPr="001C0CFB">
        <w:rPr>
          <w:lang w:val="en-US"/>
        </w:rPr>
        <w:t xml:space="preserve"> </w:t>
      </w:r>
      <w:r w:rsidR="000623F6" w:rsidRPr="00083C91">
        <w:t>(</w:t>
      </w:r>
      <w:r w:rsidR="000623F6" w:rsidRPr="00083C91">
        <w:fldChar w:fldCharType="begin"/>
      </w:r>
      <w:r w:rsidR="000623F6" w:rsidRPr="00083C91">
        <w:instrText xml:space="preserve"> REF _Ref171957415 \h  \* MERGEFORMAT </w:instrText>
      </w:r>
      <w:r w:rsidR="000623F6" w:rsidRPr="00083C91">
        <w:fldChar w:fldCharType="separate"/>
      </w:r>
      <w:r w:rsidR="000623F6" w:rsidRPr="00083C91">
        <w:t xml:space="preserve">Figure </w:t>
      </w:r>
      <w:r w:rsidR="000623F6" w:rsidRPr="00083C91">
        <w:rPr>
          <w:noProof/>
        </w:rPr>
        <w:t>2</w:t>
      </w:r>
      <w:r w:rsidR="000623F6" w:rsidRPr="00083C91">
        <w:fldChar w:fldCharType="end"/>
      </w:r>
      <w:r w:rsidR="000623F6" w:rsidRPr="00083C91">
        <w:t>)</w:t>
      </w:r>
      <w:r w:rsidR="002F16CE" w:rsidRPr="00EF21D5">
        <w:t xml:space="preserve">. </w:t>
      </w:r>
      <w:r>
        <w:rPr>
          <w:lang w:val="el-GR"/>
        </w:rPr>
        <w:t>Τ</w:t>
      </w:r>
      <w:r w:rsidR="002F16CE" w:rsidRPr="00EF21D5">
        <w:t xml:space="preserve">his change in parameter estimates led to an increase in the </w:t>
      </w:r>
      <w:r w:rsidR="002F16CE">
        <w:t>predicted</w:t>
      </w:r>
      <w:r w:rsidR="002F16CE" w:rsidRPr="00EF21D5">
        <w:t xml:space="preserve"> </w:t>
      </w:r>
      <w:r w:rsidR="002F16CE" w:rsidRPr="00EF21D5">
        <w:rPr>
          <w:i/>
        </w:rPr>
        <w:t>true incidence</w:t>
      </w:r>
      <w:r w:rsidR="002F16CE" w:rsidRPr="00EF21D5">
        <w:t xml:space="preserve"> of left-handedness compared to that reported by Laland</w:t>
      </w:r>
      <w:r w:rsidRPr="001C0CFB">
        <w:rPr>
          <w:lang w:val="en-US"/>
        </w:rPr>
        <w:t xml:space="preserve"> </w:t>
      </w:r>
      <w:r>
        <w:rPr>
          <w:lang w:val="en-US"/>
        </w:rPr>
        <w:t>et al</w:t>
      </w:r>
      <w:r w:rsidR="002F16CE" w:rsidRPr="00EF21D5">
        <w:t>.</w:t>
      </w:r>
      <w:r>
        <w:t xml:space="preserve"> (as well as those predicted in Scenarios A and B)</w:t>
      </w:r>
      <w:r w:rsidR="002F16CE" w:rsidRPr="00EF21D5">
        <w:t xml:space="preserve"> </w:t>
      </w:r>
      <w:r>
        <w:t xml:space="preserve">We </w:t>
      </w:r>
      <w:r w:rsidR="002F16CE" w:rsidRPr="00EF21D5">
        <w:t xml:space="preserve">found a good fit for the same 16 of 17 studies as </w:t>
      </w:r>
      <w:r>
        <w:t xml:space="preserve">in </w:t>
      </w:r>
      <w:r w:rsidR="002F16CE" w:rsidRPr="00EF21D5">
        <w:t>Laland</w:t>
      </w:r>
      <w:r>
        <w:t xml:space="preserve"> et al</w:t>
      </w:r>
      <w:r w:rsidR="002F16CE" w:rsidRPr="00EF21D5">
        <w:t>.</w:t>
      </w:r>
      <w:r>
        <w:t>,</w:t>
      </w:r>
      <w:r w:rsidR="002F16CE" w:rsidRPr="00EF21D5">
        <w:t xml:space="preserve"> </w:t>
      </w:r>
      <w:r>
        <w:t>but</w:t>
      </w:r>
      <w:r w:rsidR="002F16CE" w:rsidRPr="00EF21D5">
        <w:t xml:space="preserve"> the </w:t>
      </w:r>
      <w:r w:rsidR="00FA3461">
        <w:t>G statistic</w:t>
      </w:r>
      <w:r w:rsidR="002F16CE" w:rsidRPr="00EF21D5">
        <w:t xml:space="preserve">s decreased for all studies combined and for 9 and 8 individual studies compared to Laland </w:t>
      </w:r>
      <w:r>
        <w:t xml:space="preserve">et al. </w:t>
      </w:r>
      <w:r w:rsidR="002F16CE" w:rsidRPr="00EF21D5">
        <w:t xml:space="preserve">for the three </w:t>
      </w:r>
      <w:r>
        <w:t xml:space="preserve">and two </w:t>
      </w:r>
      <w:r w:rsidR="002F16CE" w:rsidRPr="00EF21D5">
        <w:t xml:space="preserve">parameter models, respectively. </w:t>
      </w:r>
      <w:r>
        <w:t xml:space="preserve">Thus, the </w:t>
      </w:r>
      <w:r w:rsidR="002F16CE" w:rsidRPr="00EF21D5">
        <w:t xml:space="preserve">results </w:t>
      </w:r>
      <w:r>
        <w:t xml:space="preserve">of Scenario C differ </w:t>
      </w:r>
      <w:r w:rsidR="002F16CE" w:rsidRPr="00EF21D5">
        <w:t>from those reported in Laland</w:t>
      </w:r>
      <w:r>
        <w:t xml:space="preserve"> et al</w:t>
      </w:r>
      <w:r w:rsidR="002F16CE" w:rsidRPr="00EF21D5">
        <w:t>.</w:t>
      </w:r>
      <w:r>
        <w:t>,</w:t>
      </w:r>
      <w:r w:rsidR="002F16CE" w:rsidRPr="00EF21D5">
        <w:t xml:space="preserve"> </w:t>
      </w:r>
      <w:r>
        <w:t xml:space="preserve">strongly suggesting </w:t>
      </w:r>
      <w:r w:rsidR="002F16CE" w:rsidRPr="00EF21D5">
        <w:t xml:space="preserve">Laland </w:t>
      </w:r>
      <w:r>
        <w:t xml:space="preserve">et al. </w:t>
      </w:r>
      <w:r w:rsidR="002F16CE" w:rsidRPr="00EF21D5">
        <w:t xml:space="preserve">did not </w:t>
      </w:r>
      <w:r>
        <w:t>apply the adjustment during estimation</w:t>
      </w:r>
      <w:r w:rsidR="002F16CE" w:rsidRPr="00EF21D5">
        <w:t xml:space="preserve">. </w:t>
      </w:r>
      <w:r>
        <w:t>Nevertheless</w:t>
      </w:r>
      <w:r w:rsidR="002F16CE" w:rsidRPr="00EF21D5">
        <w:t xml:space="preserve">, </w:t>
      </w:r>
      <w:r>
        <w:t xml:space="preserve">these </w:t>
      </w:r>
      <w:r w:rsidR="002F16CE" w:rsidRPr="00EF21D5">
        <w:t xml:space="preserve">results </w:t>
      </w:r>
      <w:r>
        <w:t xml:space="preserve">also </w:t>
      </w:r>
      <w:r w:rsidR="002F16CE" w:rsidRPr="00EF21D5">
        <w:t xml:space="preserve">suggest that </w:t>
      </w:r>
      <w:r>
        <w:t xml:space="preserve">adjusting for a </w:t>
      </w:r>
      <w:r w:rsidR="002F16CE" w:rsidRPr="00EF21D5">
        <w:t xml:space="preserve">criterion shift </w:t>
      </w:r>
      <w:r>
        <w:t xml:space="preserve">during both </w:t>
      </w:r>
      <w:r w:rsidR="002F16CE" w:rsidRPr="00EF21D5">
        <w:t>estimation and test</w:t>
      </w:r>
      <w:r>
        <w:t>ing</w:t>
      </w:r>
      <w:r w:rsidR="002F16CE" w:rsidRPr="00EF21D5">
        <w:t xml:space="preserve"> improves the goodness-of-fit of the model</w:t>
      </w:r>
      <w:r>
        <w:t xml:space="preserve"> compared to adjusting just during testing.</w:t>
      </w:r>
    </w:p>
    <w:p w14:paraId="464EC435" w14:textId="0F704C94" w:rsidR="00CB5F62" w:rsidRDefault="00CB5F62" w:rsidP="00CB5F62">
      <w:pPr>
        <w:pStyle w:val="Heading2"/>
      </w:pPr>
      <w:r>
        <w:t>Goodness-of-fit test on twin data</w:t>
      </w:r>
    </w:p>
    <w:p w14:paraId="1EB05335" w14:textId="786D2CEA" w:rsidR="00CB5F62" w:rsidRDefault="000327C6" w:rsidP="00FA3461">
      <w:r>
        <w:t xml:space="preserve">Laland et al. (1995) also tested the goodness-of-fit of their model on twins data. We have reproduced this test using the MLE estimates from Scenario B with </w:t>
      </w:r>
      <w:r w:rsidRPr="000327C6">
        <w:rPr>
          <w:i/>
          <w:iCs/>
          <w:lang w:val="el-GR"/>
        </w:rPr>
        <w:t>β</w:t>
      </w:r>
      <w:r>
        <w:rPr>
          <w:i/>
          <w:iCs/>
          <w:lang w:val="en-US"/>
        </w:rPr>
        <w:t xml:space="preserve"> </w:t>
      </w:r>
      <w:r>
        <w:rPr>
          <w:lang w:val="en-US"/>
        </w:rPr>
        <w:t>fixed to zero and with adjustment for criterion shift.</w:t>
      </w:r>
    </w:p>
    <w:p w14:paraId="7D4FC5F8" w14:textId="0BBA0000" w:rsidR="00CB5F62" w:rsidRDefault="00CB5F62" w:rsidP="00CB5F62">
      <w:r w:rsidRPr="00906E7F">
        <w:t xml:space="preserve">Most </w:t>
      </w:r>
      <w:r w:rsidR="00CC0FFF">
        <w:t xml:space="preserve">expected frequencies and </w:t>
      </w:r>
      <w:r w:rsidR="00FA3461">
        <w:t>G</w:t>
      </w:r>
      <w:r w:rsidR="00CC0FFF">
        <w:t xml:space="preserve"> statistics </w:t>
      </w:r>
      <w:r w:rsidR="00FA3461">
        <w:t xml:space="preserve">match </w:t>
      </w:r>
      <w:r w:rsidRPr="00906E7F">
        <w:t>those reported in Laland et al</w:t>
      </w:r>
      <w:r w:rsidR="00665B9F">
        <w:t>.</w:t>
      </w:r>
      <w:r w:rsidR="00C93E1B">
        <w:t xml:space="preserve"> (</w:t>
      </w:r>
      <w:r w:rsidR="00C93E1B" w:rsidRPr="002E543F">
        <w:t xml:space="preserve">Table </w:t>
      </w:r>
      <w:r w:rsidR="002E543F">
        <w:t>S10</w:t>
      </w:r>
      <w:r w:rsidR="00C93E1B">
        <w:t>)</w:t>
      </w:r>
      <w:r w:rsidRPr="00906E7F">
        <w:t>. Any discrepancies in the</w:t>
      </w:r>
      <w:r>
        <w:t xml:space="preserve"> predicted expected</w:t>
      </w:r>
      <w:r w:rsidRPr="00906E7F">
        <w:t xml:space="preserve"> </w:t>
      </w:r>
      <w:r>
        <w:t xml:space="preserve">values for the first 13 datasets were found to be </w:t>
      </w:r>
      <w:r>
        <w:lastRenderedPageBreak/>
        <w:t xml:space="preserve">explained by using the </w:t>
      </w:r>
      <w:r w:rsidRPr="00906E7F">
        <w:t>rates of left-handedness reported by McManus (1985).</w:t>
      </w:r>
      <w:r w:rsidR="00FA3461">
        <w:t xml:space="preserve"> O</w:t>
      </w:r>
      <w:r w:rsidRPr="00906E7F">
        <w:t xml:space="preserve">ur calculated G statistic </w:t>
      </w:r>
      <w:r w:rsidR="00FA3461" w:rsidRPr="00EF21D5">
        <w:t xml:space="preserve">for all studies combined </w:t>
      </w:r>
      <w:r w:rsidRPr="00906E7F">
        <w:t xml:space="preserve">was slightly lower </w:t>
      </w:r>
      <w:r w:rsidR="00FA3461">
        <w:t xml:space="preserve">than the one reported </w:t>
      </w:r>
      <w:r w:rsidR="008205CA">
        <w:t>by</w:t>
      </w:r>
      <w:r w:rsidR="00FA3461">
        <w:t xml:space="preserve"> Laland et al. </w:t>
      </w:r>
      <w:r w:rsidRPr="00906E7F">
        <w:t>by</w:t>
      </w:r>
      <w:r w:rsidR="00FA3461">
        <w:t xml:space="preserve"> 0.08</w:t>
      </w:r>
      <w:r w:rsidRPr="00906E7F">
        <w:t xml:space="preserve">, </w:t>
      </w:r>
      <w:r w:rsidR="00FA3461">
        <w:t>and</w:t>
      </w:r>
      <w:r w:rsidRPr="00906E7F">
        <w:t xml:space="preserve"> our p-value was twice </w:t>
      </w:r>
      <w:r w:rsidR="00AB0D16">
        <w:rPr>
          <w:lang w:val="en-US"/>
        </w:rPr>
        <w:t xml:space="preserve">as small as </w:t>
      </w:r>
      <w:r w:rsidR="00AB0D16">
        <w:t>that</w:t>
      </w:r>
      <w:r w:rsidR="00FA3461">
        <w:t xml:space="preserve"> </w:t>
      </w:r>
      <w:r w:rsidRPr="00906E7F">
        <w:t xml:space="preserve">reported </w:t>
      </w:r>
      <w:r w:rsidR="008205CA">
        <w:t>by</w:t>
      </w:r>
      <w:r w:rsidR="00FA3461">
        <w:t xml:space="preserve"> </w:t>
      </w:r>
      <w:r w:rsidRPr="00906E7F">
        <w:t>Laland</w:t>
      </w:r>
      <w:r>
        <w:t xml:space="preserve"> et al</w:t>
      </w:r>
      <w:r w:rsidRPr="00906E7F">
        <w:t>.</w:t>
      </w:r>
      <w:r w:rsidR="00CC0FFF">
        <w:t xml:space="preserve"> Overall</w:t>
      </w:r>
      <w:r w:rsidR="008205CA">
        <w:t>,</w:t>
      </w:r>
      <w:r w:rsidR="00CC0FFF">
        <w:t xml:space="preserve"> this analysis provides a good reproduction of Laland et al.</w:t>
      </w:r>
      <w:r w:rsidR="00ED66F8">
        <w:t xml:space="preserve"> </w:t>
      </w:r>
    </w:p>
    <w:p w14:paraId="29BA3F89" w14:textId="77777777" w:rsidR="00C73AD2" w:rsidRPr="002B1C54" w:rsidRDefault="00C73AD2" w:rsidP="00CB5F62"/>
    <w:p w14:paraId="76DA5E46" w14:textId="7082FEDC" w:rsidR="00192F32" w:rsidRDefault="00192F32" w:rsidP="00E02EC6">
      <w:pPr>
        <w:pStyle w:val="Heading2"/>
      </w:pPr>
      <w:r w:rsidRPr="00192F32">
        <w:t>Performa</w:t>
      </w:r>
      <w:r w:rsidR="008205CA">
        <w:t>n</w:t>
      </w:r>
      <w:r w:rsidRPr="00192F32">
        <w:t>ce of the</w:t>
      </w:r>
      <w:r w:rsidR="00C53EEE">
        <w:t xml:space="preserve"> parameter</w:t>
      </w:r>
      <w:r w:rsidRPr="00192F32">
        <w:t xml:space="preserve"> estimation method</w:t>
      </w:r>
    </w:p>
    <w:p w14:paraId="2A7791A2" w14:textId="77777777" w:rsidR="00192F32" w:rsidRPr="006B5E01" w:rsidRDefault="00192F32" w:rsidP="00192F32">
      <w:pPr>
        <w:rPr>
          <w:rFonts w:eastAsiaTheme="minorEastAsia"/>
        </w:rPr>
      </w:pPr>
      <w:r w:rsidRPr="006B5E01">
        <w:rPr>
          <w:rFonts w:eastAsiaTheme="minorEastAsia"/>
        </w:rPr>
        <w:t>Given the model estimates, a key question is how reliable they are. To address this, we used the empirical coverage of the confidence intervals, calculated as the rate at which estimated parameters from simulated data fall within the confidence intervals constructed through bootstrapping the simulated data (Schall, 2012).</w:t>
      </w:r>
      <w:r>
        <w:rPr>
          <w:rFonts w:eastAsiaTheme="minorEastAsia"/>
        </w:rPr>
        <w:t xml:space="preserve"> </w:t>
      </w:r>
      <w:r w:rsidRPr="006B5E01">
        <w:rPr>
          <w:rFonts w:eastAsiaTheme="minorEastAsia"/>
        </w:rPr>
        <w:t xml:space="preserve">For a confidence interval (CI) corresponding to a significance level of </w:t>
      </w:r>
      <w:r w:rsidRPr="008205CA">
        <w:rPr>
          <w:rFonts w:eastAsiaTheme="minorEastAsia"/>
          <w:i/>
          <w:iCs/>
        </w:rPr>
        <w:t>α</w:t>
      </w:r>
      <w:r w:rsidRPr="006B5E01">
        <w:rPr>
          <w:rFonts w:eastAsiaTheme="minorEastAsia"/>
        </w:rPr>
        <w:t xml:space="preserve">, the empirical confidence should be </w:t>
      </w:r>
      <w:r w:rsidRPr="008205CA">
        <w:rPr>
          <w:rFonts w:eastAsiaTheme="minorEastAsia"/>
          <w:i/>
          <w:iCs/>
        </w:rPr>
        <w:t>1-α</w:t>
      </w:r>
      <w:r w:rsidRPr="006B5E01">
        <w:rPr>
          <w:rFonts w:eastAsiaTheme="minorEastAsia"/>
        </w:rPr>
        <w:t xml:space="preserve">. A model </w:t>
      </w:r>
      <w:r>
        <w:rPr>
          <w:rFonts w:eastAsiaTheme="minorEastAsia"/>
        </w:rPr>
        <w:t>with</w:t>
      </w:r>
      <w:r w:rsidRPr="006B5E01">
        <w:rPr>
          <w:rFonts w:eastAsiaTheme="minorEastAsia"/>
        </w:rPr>
        <w:t xml:space="preserve"> coverage </w:t>
      </w:r>
      <w:r>
        <w:rPr>
          <w:rFonts w:eastAsiaTheme="minorEastAsia"/>
        </w:rPr>
        <w:t xml:space="preserve">higher than </w:t>
      </w:r>
      <w:r w:rsidRPr="008205CA">
        <w:rPr>
          <w:rFonts w:eastAsiaTheme="minorEastAsia"/>
          <w:i/>
          <w:iCs/>
        </w:rPr>
        <w:t>1-α</w:t>
      </w:r>
      <w:r>
        <w:rPr>
          <w:rFonts w:eastAsiaTheme="minorEastAsia"/>
        </w:rPr>
        <w:t xml:space="preserve"> is </w:t>
      </w:r>
      <w:r w:rsidRPr="006B5E01">
        <w:rPr>
          <w:rFonts w:eastAsiaTheme="minorEastAsia"/>
        </w:rPr>
        <w:t xml:space="preserve">considered underconfident, indicating that it uses overly wide confidence intervals and is </w:t>
      </w:r>
      <w:r>
        <w:rPr>
          <w:rFonts w:eastAsiaTheme="minorEastAsia"/>
        </w:rPr>
        <w:t>un</w:t>
      </w:r>
      <w:r w:rsidRPr="006B5E01">
        <w:rPr>
          <w:rFonts w:eastAsiaTheme="minorEastAsia"/>
        </w:rPr>
        <w:t>certain about the parameter estimates.</w:t>
      </w:r>
    </w:p>
    <w:p w14:paraId="1A96E90F" w14:textId="01A1EDF4" w:rsidR="00192F32" w:rsidRPr="00674E4F" w:rsidRDefault="00192F32" w:rsidP="00674E4F">
      <w:pPr>
        <w:rPr>
          <w:rFonts w:eastAsiaTheme="minorEastAsia"/>
        </w:rPr>
      </w:pPr>
      <w:r w:rsidRPr="006B5E01">
        <w:rPr>
          <w:rFonts w:eastAsiaTheme="minorEastAsia"/>
        </w:rPr>
        <w:t xml:space="preserve">The empirical coverage for the two-parameter model, calculated over 15,000 simulations, revealed that the model is underconfident in estimating both </w:t>
      </w:r>
      <w:r w:rsidRPr="007F2667">
        <w:rPr>
          <w:rFonts w:eastAsiaTheme="minorEastAsia"/>
          <w:i/>
          <w:iCs/>
        </w:rPr>
        <w:t>ρ</w:t>
      </w:r>
      <w:r w:rsidRPr="006B5E01">
        <w:rPr>
          <w:rFonts w:eastAsiaTheme="minorEastAsia"/>
        </w:rPr>
        <w:t xml:space="preserve"> and </w:t>
      </w:r>
      <w:r w:rsidRPr="007F2667">
        <w:rPr>
          <w:rFonts w:eastAsiaTheme="minorEastAsia"/>
          <w:i/>
          <w:iCs/>
        </w:rPr>
        <w:t>α</w:t>
      </w:r>
      <w:r w:rsidRPr="006B5E01">
        <w:rPr>
          <w:rFonts w:eastAsiaTheme="minorEastAsia"/>
        </w:rPr>
        <w:t xml:space="preserve"> (</w:t>
      </w:r>
      <w:r w:rsidR="00C53EEE" w:rsidRPr="00C53EEE">
        <w:rPr>
          <w:rFonts w:eastAsiaTheme="minorEastAsia"/>
          <w:highlight w:val="yellow"/>
        </w:rPr>
        <w:fldChar w:fldCharType="begin"/>
      </w:r>
      <w:r w:rsidR="00C53EEE" w:rsidRPr="00C53EEE">
        <w:rPr>
          <w:rFonts w:eastAsiaTheme="minorEastAsia"/>
        </w:rPr>
        <w:instrText xml:space="preserve"> REF _Ref177995513 \h </w:instrText>
      </w:r>
      <w:r w:rsidR="00C53EEE" w:rsidRPr="00C53EEE">
        <w:rPr>
          <w:rFonts w:eastAsiaTheme="minorEastAsia"/>
          <w:highlight w:val="yellow"/>
        </w:rPr>
        <w:instrText xml:space="preserve"> \* MERGEFORMAT </w:instrText>
      </w:r>
      <w:r w:rsidR="00C53EEE" w:rsidRPr="00C53EEE">
        <w:rPr>
          <w:rFonts w:eastAsiaTheme="minorEastAsia"/>
          <w:highlight w:val="yellow"/>
        </w:rPr>
      </w:r>
      <w:r w:rsidR="00C53EEE" w:rsidRPr="00C53EEE">
        <w:rPr>
          <w:rFonts w:eastAsiaTheme="minorEastAsia"/>
          <w:highlight w:val="yellow"/>
        </w:rPr>
        <w:fldChar w:fldCharType="separate"/>
      </w:r>
      <w:r w:rsidR="00C53EEE" w:rsidRPr="00C53EEE">
        <w:rPr>
          <w:rFonts w:eastAsiaTheme="minorEastAsia"/>
        </w:rPr>
        <w:t>Figure 3</w:t>
      </w:r>
      <w:r w:rsidR="00C53EEE" w:rsidRPr="00C53EEE">
        <w:rPr>
          <w:rFonts w:eastAsiaTheme="minorEastAsia"/>
          <w:highlight w:val="yellow"/>
        </w:rPr>
        <w:fldChar w:fldCharType="end"/>
      </w:r>
      <w:r w:rsidRPr="00C53EEE">
        <w:rPr>
          <w:rFonts w:eastAsiaTheme="minorEastAsia"/>
        </w:rPr>
        <w:t>A</w:t>
      </w:r>
      <w:r w:rsidRPr="006B5E01">
        <w:rPr>
          <w:rFonts w:eastAsiaTheme="minorEastAsia"/>
        </w:rPr>
        <w:t>). This result highlights potential issues with the precision and reliability of the parameter estimates.</w:t>
      </w:r>
      <w:r>
        <w:rPr>
          <w:rFonts w:eastAsiaTheme="minorEastAsia"/>
        </w:rPr>
        <w:t xml:space="preserve"> </w:t>
      </w:r>
      <w:r w:rsidRPr="006B5E01">
        <w:rPr>
          <w:rFonts w:eastAsiaTheme="minorEastAsia"/>
        </w:rPr>
        <w:t xml:space="preserve">To further investigate, we measured the rate at which the values of </w:t>
      </w:r>
      <w:r w:rsidRPr="007F2667">
        <w:rPr>
          <w:rFonts w:eastAsiaTheme="minorEastAsia"/>
          <w:i/>
          <w:iCs/>
        </w:rPr>
        <w:t>ρ</w:t>
      </w:r>
      <w:r w:rsidRPr="006B5E01">
        <w:rPr>
          <w:rFonts w:eastAsiaTheme="minorEastAsia"/>
        </w:rPr>
        <w:t xml:space="preserve"> and </w:t>
      </w:r>
      <w:r w:rsidRPr="007F2667">
        <w:rPr>
          <w:rFonts w:eastAsiaTheme="minorEastAsia"/>
          <w:i/>
          <w:iCs/>
        </w:rPr>
        <w:t>α</w:t>
      </w:r>
      <w:r w:rsidRPr="006B5E01">
        <w:rPr>
          <w:rFonts w:eastAsiaTheme="minorEastAsia"/>
        </w:rPr>
        <w:t xml:space="preserve"> used to simulate the data were contained within the confidence intervals. The findings suggest that the model consistently fails to capture the correct estimates for both</w:t>
      </w:r>
      <w:r>
        <w:rPr>
          <w:rFonts w:eastAsiaTheme="minorEastAsia"/>
          <w:i/>
          <w:iCs/>
        </w:rPr>
        <w:t xml:space="preserve"> </w:t>
      </w:r>
      <w:r w:rsidRPr="007F2667">
        <w:rPr>
          <w:rFonts w:eastAsiaTheme="minorEastAsia"/>
        </w:rPr>
        <w:t>para</w:t>
      </w:r>
      <w:r>
        <w:rPr>
          <w:rFonts w:eastAsiaTheme="minorEastAsia"/>
        </w:rPr>
        <w:t>meters</w:t>
      </w:r>
      <w:r w:rsidRPr="006B5E01">
        <w:rPr>
          <w:rFonts w:eastAsiaTheme="minorEastAsia"/>
        </w:rPr>
        <w:t xml:space="preserve"> (</w:t>
      </w:r>
      <w:r w:rsidR="00C53EEE" w:rsidRPr="00C53EEE">
        <w:rPr>
          <w:rFonts w:eastAsiaTheme="minorEastAsia"/>
          <w:highlight w:val="yellow"/>
        </w:rPr>
        <w:fldChar w:fldCharType="begin"/>
      </w:r>
      <w:r w:rsidR="00C53EEE" w:rsidRPr="00C53EEE">
        <w:rPr>
          <w:rFonts w:eastAsiaTheme="minorEastAsia"/>
        </w:rPr>
        <w:instrText xml:space="preserve"> REF _Ref177995513 \h </w:instrText>
      </w:r>
      <w:r w:rsidR="00C53EEE" w:rsidRPr="00C53EEE">
        <w:rPr>
          <w:rFonts w:eastAsiaTheme="minorEastAsia"/>
          <w:highlight w:val="yellow"/>
        </w:rPr>
        <w:instrText xml:space="preserve"> \* MERGEFORMAT </w:instrText>
      </w:r>
      <w:r w:rsidR="00C53EEE" w:rsidRPr="00C53EEE">
        <w:rPr>
          <w:rFonts w:eastAsiaTheme="minorEastAsia"/>
          <w:highlight w:val="yellow"/>
        </w:rPr>
      </w:r>
      <w:r w:rsidR="00C53EEE" w:rsidRPr="00C53EEE">
        <w:rPr>
          <w:rFonts w:eastAsiaTheme="minorEastAsia"/>
          <w:highlight w:val="yellow"/>
        </w:rPr>
        <w:fldChar w:fldCharType="separate"/>
      </w:r>
      <w:r w:rsidR="00C53EEE" w:rsidRPr="00C53EEE">
        <w:rPr>
          <w:rFonts w:eastAsiaTheme="minorEastAsia"/>
        </w:rPr>
        <w:t>Figure 3</w:t>
      </w:r>
      <w:r w:rsidR="00C53EEE" w:rsidRPr="00C53EEE">
        <w:rPr>
          <w:rFonts w:eastAsiaTheme="minorEastAsia"/>
          <w:highlight w:val="yellow"/>
        </w:rPr>
        <w:fldChar w:fldCharType="end"/>
      </w:r>
      <w:r w:rsidR="00C53EEE">
        <w:rPr>
          <w:rFonts w:eastAsiaTheme="minorEastAsia"/>
        </w:rPr>
        <w:t>B</w:t>
      </w:r>
      <w:r w:rsidRPr="006B5E01">
        <w:rPr>
          <w:rFonts w:eastAsiaTheme="minorEastAsia"/>
        </w:rPr>
        <w:t xml:space="preserve">). Additionally, 100,000 simulations were run using the parameter values estimated by Laland </w:t>
      </w:r>
      <w:r>
        <w:rPr>
          <w:rFonts w:eastAsiaTheme="minorEastAsia"/>
        </w:rPr>
        <w:t>et al.</w:t>
      </w:r>
      <w:r w:rsidR="00045018">
        <w:rPr>
          <w:rFonts w:eastAsiaTheme="minorEastAsia"/>
        </w:rPr>
        <w:t xml:space="preserve"> (</w:t>
      </w:r>
      <w:r w:rsidRPr="007F2667">
        <w:rPr>
          <w:rFonts w:eastAsiaTheme="minorEastAsia"/>
          <w:i/>
          <w:iCs/>
        </w:rPr>
        <w:t>ρ</w:t>
      </w:r>
      <w:r w:rsidRPr="00045018">
        <w:rPr>
          <w:rFonts w:eastAsiaTheme="minorEastAsia"/>
        </w:rPr>
        <w:t>=0.277</w:t>
      </w:r>
      <w:r w:rsidR="00045018">
        <w:rPr>
          <w:rFonts w:eastAsiaTheme="minorEastAsia"/>
        </w:rPr>
        <w:t xml:space="preserve"> and </w:t>
      </w:r>
      <w:r w:rsidRPr="007F2667">
        <w:rPr>
          <w:rFonts w:eastAsiaTheme="minorEastAsia"/>
          <w:i/>
          <w:iCs/>
        </w:rPr>
        <w:t>α</w:t>
      </w:r>
      <w:r w:rsidRPr="00045018">
        <w:rPr>
          <w:rFonts w:eastAsiaTheme="minorEastAsia"/>
        </w:rPr>
        <w:t>=0.138</w:t>
      </w:r>
      <w:r w:rsidR="00045018">
        <w:rPr>
          <w:rFonts w:eastAsiaTheme="minorEastAsia"/>
        </w:rPr>
        <w:t>)</w:t>
      </w:r>
      <w:r w:rsidRPr="006B5E01">
        <w:rPr>
          <w:rFonts w:eastAsiaTheme="minorEastAsia"/>
        </w:rPr>
        <w:t xml:space="preserve"> to evaluate the expected distribution of </w:t>
      </w:r>
      <w:r>
        <w:rPr>
          <w:rFonts w:eastAsiaTheme="minorEastAsia"/>
        </w:rPr>
        <w:t xml:space="preserve">the </w:t>
      </w:r>
      <w:r w:rsidRPr="006B5E01">
        <w:rPr>
          <w:rFonts w:eastAsiaTheme="minorEastAsia"/>
        </w:rPr>
        <w:t xml:space="preserve">estimated </w:t>
      </w:r>
      <w:r>
        <w:rPr>
          <w:rFonts w:eastAsiaTheme="minorEastAsia"/>
        </w:rPr>
        <w:t>parameters</w:t>
      </w:r>
      <w:r w:rsidRPr="006B5E01">
        <w:rPr>
          <w:rFonts w:eastAsiaTheme="minorEastAsia"/>
        </w:rPr>
        <w:t xml:space="preserve"> (</w:t>
      </w:r>
      <w:r w:rsidR="00C53EEE" w:rsidRPr="00C53EEE">
        <w:rPr>
          <w:rFonts w:eastAsiaTheme="minorEastAsia"/>
          <w:highlight w:val="yellow"/>
        </w:rPr>
        <w:fldChar w:fldCharType="begin"/>
      </w:r>
      <w:r w:rsidR="00C53EEE" w:rsidRPr="00C53EEE">
        <w:rPr>
          <w:rFonts w:eastAsiaTheme="minorEastAsia"/>
        </w:rPr>
        <w:instrText xml:space="preserve"> REF _Ref177995513 \h </w:instrText>
      </w:r>
      <w:r w:rsidR="00C53EEE" w:rsidRPr="00C53EEE">
        <w:rPr>
          <w:rFonts w:eastAsiaTheme="minorEastAsia"/>
          <w:highlight w:val="yellow"/>
        </w:rPr>
        <w:instrText xml:space="preserve"> \* MERGEFORMAT </w:instrText>
      </w:r>
      <w:r w:rsidR="00C53EEE" w:rsidRPr="00C53EEE">
        <w:rPr>
          <w:rFonts w:eastAsiaTheme="minorEastAsia"/>
          <w:highlight w:val="yellow"/>
        </w:rPr>
      </w:r>
      <w:r w:rsidR="00C53EEE" w:rsidRPr="00C53EEE">
        <w:rPr>
          <w:rFonts w:eastAsiaTheme="minorEastAsia"/>
          <w:highlight w:val="yellow"/>
        </w:rPr>
        <w:fldChar w:fldCharType="separate"/>
      </w:r>
      <w:r w:rsidR="00C53EEE" w:rsidRPr="00C53EEE">
        <w:rPr>
          <w:rFonts w:eastAsiaTheme="minorEastAsia"/>
        </w:rPr>
        <w:t>Figure 3</w:t>
      </w:r>
      <w:r w:rsidR="00C53EEE" w:rsidRPr="00C53EEE">
        <w:rPr>
          <w:rFonts w:eastAsiaTheme="minorEastAsia"/>
          <w:highlight w:val="yellow"/>
        </w:rPr>
        <w:fldChar w:fldCharType="end"/>
      </w:r>
      <w:r w:rsidR="00C53EEE">
        <w:rPr>
          <w:rFonts w:eastAsiaTheme="minorEastAsia"/>
        </w:rPr>
        <w:t>C</w:t>
      </w:r>
      <w:r w:rsidRPr="006B5E01">
        <w:rPr>
          <w:rFonts w:eastAsiaTheme="minorEastAsia"/>
        </w:rPr>
        <w:t>).</w:t>
      </w:r>
      <w:r>
        <w:rPr>
          <w:rFonts w:eastAsiaTheme="minorEastAsia"/>
        </w:rPr>
        <w:t xml:space="preserve"> The</w:t>
      </w:r>
      <w:r w:rsidRPr="006B5E01">
        <w:rPr>
          <w:rFonts w:eastAsiaTheme="minorEastAsia"/>
        </w:rPr>
        <w:t xml:space="preserve"> results indicate that the estimation process tends to miss the true parameters. Specifically, for data generated from the model's expected distribution, </w:t>
      </w:r>
      <w:commentRangeStart w:id="77"/>
      <w:commentRangeStart w:id="78"/>
      <w:r w:rsidRPr="006B5E01">
        <w:rPr>
          <w:rFonts w:eastAsiaTheme="minorEastAsia"/>
        </w:rPr>
        <w:t>α is underestimated, and ρ is overestimated.</w:t>
      </w:r>
      <w:commentRangeEnd w:id="77"/>
      <w:r>
        <w:rPr>
          <w:rStyle w:val="CommentReference"/>
        </w:rPr>
        <w:commentReference w:id="77"/>
      </w:r>
      <w:commentRangeEnd w:id="78"/>
      <w:r>
        <w:rPr>
          <w:rStyle w:val="CommentReference"/>
        </w:rPr>
        <w:commentReference w:id="78"/>
      </w:r>
    </w:p>
    <w:p w14:paraId="608DC3C3" w14:textId="1F20EFE7" w:rsidR="00674E4F" w:rsidRDefault="00674E4F" w:rsidP="00E02EC6">
      <w:pPr>
        <w:pStyle w:val="Heading2"/>
      </w:pPr>
      <w:r w:rsidRPr="00674E4F">
        <w:lastRenderedPageBreak/>
        <w:t>Ruggedness</w:t>
      </w:r>
      <w:r>
        <w:t xml:space="preserve"> of the log-likelihood surface</w:t>
      </w:r>
    </w:p>
    <w:p w14:paraId="2F9BDAF2" w14:textId="3D1B6370" w:rsidR="00674E4F" w:rsidRDefault="008205CA" w:rsidP="004E5BEE">
      <w:pPr>
        <w:rPr>
          <w:rFonts w:eastAsiaTheme="minorEastAsia"/>
          <w:lang w:val="en-US"/>
        </w:rPr>
      </w:pPr>
      <w:r>
        <w:rPr>
          <w:lang w:val="en-US"/>
        </w:rPr>
        <w:t>W</w:t>
      </w:r>
      <w:r w:rsidR="00674E4F">
        <w:rPr>
          <w:lang w:val="en-US"/>
        </w:rPr>
        <w:t>e observe a rugged region</w:t>
      </w:r>
      <w:r>
        <w:rPr>
          <w:lang w:val="en-US"/>
        </w:rPr>
        <w:t xml:space="preserve"> in the likelihood surface of</w:t>
      </w:r>
      <w:r w:rsidR="00674E4F">
        <w:rPr>
          <w:lang w:val="en-US"/>
        </w:rPr>
        <w:t xml:space="preserv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M</m:t>
            </m:r>
          </m:sub>
        </m:sSub>
        <m:r>
          <w:rPr>
            <w:rFonts w:ascii="Cambria Math" w:hAnsi="Cambria Math"/>
            <w:lang w:val="en-US"/>
          </w:rPr>
          <m:t>(ρ,α|D)</m:t>
        </m:r>
      </m:oMath>
      <w:r w:rsidR="00674E4F">
        <w:rPr>
          <w:rFonts w:eastAsiaTheme="minorEastAsia"/>
          <w:lang w:val="en-US"/>
        </w:rPr>
        <w:t xml:space="preserve"> (</w:t>
      </w:r>
      <w:r w:rsidR="00674E4F" w:rsidRPr="00674E4F">
        <w:rPr>
          <w:rFonts w:eastAsiaTheme="minorEastAsia"/>
          <w:lang w:val="en-US"/>
        </w:rPr>
        <w:fldChar w:fldCharType="begin"/>
      </w:r>
      <w:r w:rsidR="00674E4F" w:rsidRPr="00674E4F">
        <w:rPr>
          <w:rFonts w:eastAsiaTheme="minorEastAsia"/>
          <w:lang w:val="en-US"/>
        </w:rPr>
        <w:instrText xml:space="preserve"> REF _Ref171957415 \h  \* MERGEFORMAT </w:instrText>
      </w:r>
      <w:r w:rsidR="00674E4F" w:rsidRPr="00674E4F">
        <w:rPr>
          <w:rFonts w:eastAsiaTheme="minorEastAsia"/>
          <w:lang w:val="en-US"/>
        </w:rPr>
      </w:r>
      <w:r w:rsidR="00674E4F" w:rsidRPr="00674E4F">
        <w:rPr>
          <w:rFonts w:eastAsiaTheme="minorEastAsia"/>
          <w:lang w:val="en-US"/>
        </w:rPr>
        <w:fldChar w:fldCharType="separate"/>
      </w:r>
      <w:r w:rsidR="00674E4F" w:rsidRPr="00674E4F">
        <w:t xml:space="preserve">Figure </w:t>
      </w:r>
      <w:r w:rsidR="00674E4F" w:rsidRPr="00674E4F">
        <w:rPr>
          <w:noProof/>
        </w:rPr>
        <w:t>2</w:t>
      </w:r>
      <w:r w:rsidR="00674E4F" w:rsidRPr="00674E4F">
        <w:rPr>
          <w:rFonts w:eastAsiaTheme="minorEastAsia"/>
          <w:lang w:val="en-US"/>
        </w:rPr>
        <w:fldChar w:fldCharType="end"/>
      </w:r>
      <w:r w:rsidR="00674E4F">
        <w:rPr>
          <w:rFonts w:eastAsiaTheme="minorEastAsia"/>
          <w:lang w:val="en-US"/>
        </w:rPr>
        <w:t>f). We hypothesize that this is a result of the additional constraints arising from the adjustment for criterion shift (</w:t>
      </w:r>
      <w:r w:rsidR="00674E4F">
        <w:rPr>
          <w:rFonts w:eastAsiaTheme="minorEastAsia"/>
          <w:lang w:val="en-US"/>
        </w:rPr>
        <w:fldChar w:fldCharType="begin"/>
      </w:r>
      <w:r w:rsidR="00674E4F">
        <w:rPr>
          <w:rFonts w:eastAsiaTheme="minorEastAsia"/>
          <w:lang w:val="en-US"/>
        </w:rPr>
        <w:instrText xml:space="preserve"> REF _Ref177996176 \h </w:instrText>
      </w:r>
      <w:r w:rsidR="00674E4F">
        <w:rPr>
          <w:rFonts w:eastAsiaTheme="minorEastAsia"/>
          <w:lang w:val="en-US"/>
        </w:rPr>
      </w:r>
      <w:r w:rsidR="00674E4F">
        <w:rPr>
          <w:rFonts w:eastAsiaTheme="minorEastAsia"/>
          <w:lang w:val="en-US"/>
        </w:rPr>
        <w:fldChar w:fldCharType="separate"/>
      </w:r>
      <w:r w:rsidR="00674E4F">
        <w:t xml:space="preserve">eq. </w:t>
      </w:r>
      <w:r w:rsidR="00674E4F" w:rsidRPr="008C1425">
        <w:rPr>
          <w:noProof/>
        </w:rPr>
        <w:t>3</w:t>
      </w:r>
      <w:r w:rsidR="00674E4F">
        <w:rPr>
          <w:rFonts w:eastAsiaTheme="minorEastAsia"/>
          <w:lang w:val="en-US"/>
        </w:rPr>
        <w:fldChar w:fldCharType="end"/>
      </w:r>
      <w:r w:rsidR="00674E4F">
        <w:rPr>
          <w:rFonts w:eastAsiaTheme="minorEastAsia"/>
          <w:lang w:val="en-US"/>
        </w:rPr>
        <w:t xml:space="preserve">). </w:t>
      </w:r>
      <w:del w:id="79" w:author="Yoav Ram" w:date="2024-09-26T11:16:00Z" w16du:dateUtc="2024-09-26T08:16:00Z">
        <w:r w:rsidR="00674E4F" w:rsidDel="001D52A8">
          <w:rPr>
            <w:rFonts w:eastAsiaTheme="minorEastAsia"/>
            <w:lang w:val="en-US"/>
          </w:rPr>
          <w:delText xml:space="preserve">Recall that the log-likelihood </w:delText>
        </w:r>
      </w:del>
      <m:oMath>
        <m:sSub>
          <m:sSubPr>
            <m:ctrlPr>
              <w:del w:id="80" w:author="Yoav Ram" w:date="2024-09-26T11:16:00Z" w16du:dateUtc="2024-09-26T08:16:00Z">
                <w:rPr>
                  <w:rFonts w:ascii="Cambria Math" w:eastAsiaTheme="minorEastAsia" w:hAnsi="Cambria Math"/>
                  <w:i/>
                  <w:lang w:val="en-US"/>
                </w:rPr>
              </w:del>
            </m:ctrlPr>
          </m:sSubPr>
          <m:e>
            <m:r>
              <w:del w:id="81" w:author="Yoav Ram" w:date="2024-09-26T11:16:00Z" w16du:dateUtc="2024-09-26T08:16:00Z">
                <w:rPr>
                  <w:rFonts w:ascii="Cambria Math" w:eastAsiaTheme="minorEastAsia" w:hAnsi="Cambria Math"/>
                  <w:lang w:val="en-US"/>
                </w:rPr>
                <m:t>S</m:t>
              </w:del>
            </m:r>
          </m:e>
          <m:sub>
            <m:r>
              <w:del w:id="82" w:author="Yoav Ram" w:date="2024-09-26T11:16:00Z" w16du:dateUtc="2024-09-26T08:16:00Z">
                <w:rPr>
                  <w:rFonts w:ascii="Cambria Math" w:eastAsiaTheme="minorEastAsia" w:hAnsi="Cambria Math"/>
                  <w:lang w:val="en-US"/>
                </w:rPr>
                <m:t>M</m:t>
              </w:del>
            </m:r>
          </m:sub>
        </m:sSub>
        <m:r>
          <w:del w:id="83" w:author="Yoav Ram" w:date="2024-09-26T11:16:00Z" w16du:dateUtc="2024-09-26T08:16:00Z">
            <w:rPr>
              <w:rFonts w:ascii="Cambria Math" w:eastAsiaTheme="minorEastAsia" w:hAnsi="Cambria Math"/>
              <w:lang w:val="en-US"/>
            </w:rPr>
            <m:t>(ρ,α|D)</m:t>
          </w:del>
        </m:r>
      </m:oMath>
      <w:del w:id="84" w:author="Yoav Ram" w:date="2024-09-26T11:16:00Z" w16du:dateUtc="2024-09-26T08:16:00Z">
        <w:r w:rsidR="00674E4F" w:rsidDel="001D52A8">
          <w:rPr>
            <w:rFonts w:eastAsiaTheme="minorEastAsia"/>
            <w:lang w:val="en-US"/>
          </w:rPr>
          <w:delText xml:space="preserve"> is a weighted sum of log-probabilities (eq. 5)</w:delText>
        </w:r>
        <w:r w:rsidDel="001D52A8">
          <w:rPr>
            <w:rFonts w:eastAsiaTheme="minorEastAsia"/>
            <w:lang w:val="en-US"/>
          </w:rPr>
          <w:delText>. T</w:delText>
        </w:r>
        <w:r w:rsidR="00674E4F" w:rsidDel="001D52A8">
          <w:rPr>
            <w:rFonts w:eastAsiaTheme="minorEastAsia"/>
            <w:lang w:val="en-US"/>
          </w:rPr>
          <w:delText xml:space="preserve">hese probabilities must be between 0 and 1. Mathematically, the potential constraints are </w:delText>
        </w:r>
      </w:del>
      <m:oMath>
        <m:sSub>
          <m:sSubPr>
            <m:ctrlPr>
              <w:del w:id="85" w:author="Yoav Ram" w:date="2024-09-26T11:16:00Z" w16du:dateUtc="2024-09-26T08:16:00Z">
                <w:rPr>
                  <w:rFonts w:ascii="Cambria Math" w:eastAsiaTheme="minorEastAsia" w:hAnsi="Cambria Math"/>
                  <w:i/>
                  <w:lang w:val="en-US"/>
                </w:rPr>
              </w:del>
            </m:ctrlPr>
          </m:sSubPr>
          <m:e>
            <m:r>
              <w:del w:id="86" w:author="Yoav Ram" w:date="2024-09-26T11:16:00Z" w16du:dateUtc="2024-09-26T08:16:00Z">
                <w:rPr>
                  <w:rFonts w:ascii="Cambria Math" w:eastAsiaTheme="minorEastAsia" w:hAnsi="Cambria Math"/>
                  <w:lang w:val="en-US"/>
                </w:rPr>
                <m:t>T</m:t>
              </w:del>
            </m:r>
          </m:e>
          <m:sub>
            <m:r>
              <w:del w:id="87" w:author="Yoav Ram" w:date="2024-09-26T11:16:00Z" w16du:dateUtc="2024-09-26T08:16:00Z">
                <w:rPr>
                  <w:rFonts w:ascii="Cambria Math" w:eastAsiaTheme="minorEastAsia" w:hAnsi="Cambria Math"/>
                  <w:lang w:val="en-US"/>
                </w:rPr>
                <m:t>ij</m:t>
              </w:del>
            </m:r>
          </m:sub>
        </m:sSub>
        <m:r>
          <w:del w:id="88" w:author="Yoav Ram" w:date="2024-09-26T11:16:00Z" w16du:dateUtc="2024-09-26T08:16:00Z">
            <w:rPr>
              <w:rFonts w:ascii="Cambria Math" w:eastAsiaTheme="minorEastAsia" w:hAnsi="Cambria Math"/>
              <w:lang w:val="en-US"/>
            </w:rPr>
            <m:t xml:space="preserve">&gt;0 </m:t>
          </w:del>
        </m:r>
      </m:oMath>
      <w:del w:id="89" w:author="Yoav Ram" w:date="2024-09-26T11:16:00Z" w16du:dateUtc="2024-09-26T08:16:00Z">
        <w:r w:rsidR="00674E4F" w:rsidDel="001D52A8">
          <w:rPr>
            <w:rFonts w:eastAsiaTheme="minorEastAsia"/>
            <w:lang w:val="en-US"/>
          </w:rPr>
          <w:delText xml:space="preserve">before the adjustment and </w:delText>
        </w:r>
      </w:del>
      <m:oMath>
        <m:sSub>
          <m:sSubPr>
            <m:ctrlPr>
              <w:del w:id="90" w:author="Yoav Ram" w:date="2024-09-26T11:16:00Z" w16du:dateUtc="2024-09-26T08:16:00Z">
                <w:rPr>
                  <w:rFonts w:ascii="Cambria Math" w:eastAsiaTheme="minorEastAsia" w:hAnsi="Cambria Math"/>
                  <w:i/>
                  <w:lang w:val="en-US"/>
                </w:rPr>
              </w:del>
            </m:ctrlPr>
          </m:sSubPr>
          <m:e>
            <m:sSub>
              <m:sSubPr>
                <m:ctrlPr>
                  <w:del w:id="91" w:author="Yoav Ram" w:date="2024-09-26T11:16:00Z" w16du:dateUtc="2024-09-26T08:16:00Z">
                    <w:rPr>
                      <w:rFonts w:ascii="Cambria Math" w:eastAsiaTheme="minorEastAsia" w:hAnsi="Cambria Math"/>
                      <w:i/>
                      <w:lang w:val="en-US"/>
                    </w:rPr>
                  </w:del>
                </m:ctrlPr>
              </m:sSubPr>
              <m:e>
                <m:r>
                  <w:del w:id="92" w:author="Yoav Ram" w:date="2024-09-26T11:16:00Z" w16du:dateUtc="2024-09-26T08:16:00Z">
                    <w:rPr>
                      <w:rFonts w:ascii="Cambria Math" w:eastAsiaTheme="minorEastAsia" w:hAnsi="Cambria Math"/>
                      <w:lang w:val="en-US"/>
                    </w:rPr>
                    <m:t>M</m:t>
                  </w:del>
                </m:r>
              </m:e>
              <m:sub>
                <m:r>
                  <w:del w:id="93" w:author="Yoav Ram" w:date="2024-09-26T11:16:00Z" w16du:dateUtc="2024-09-26T08:16:00Z">
                    <w:rPr>
                      <w:rFonts w:ascii="Cambria Math" w:eastAsiaTheme="minorEastAsia" w:hAnsi="Cambria Math"/>
                      <w:lang w:val="en-US"/>
                    </w:rPr>
                    <m:t>ij</m:t>
                  </w:del>
                </m:r>
              </m:sub>
            </m:sSub>
            <m:r>
              <w:del w:id="94" w:author="Yoav Ram" w:date="2024-09-26T11:16:00Z" w16du:dateUtc="2024-09-26T08:16:00Z">
                <w:rPr>
                  <w:rFonts w:ascii="Cambria Math" w:eastAsiaTheme="minorEastAsia" w:hAnsi="Cambria Math"/>
                  <w:lang w:val="en-US"/>
                </w:rPr>
                <m:t>=[PTO]</m:t>
              </w:del>
            </m:r>
          </m:e>
          <m:sub>
            <m:r>
              <w:del w:id="95" w:author="Yoav Ram" w:date="2024-09-26T11:16:00Z" w16du:dateUtc="2024-09-26T08:16:00Z">
                <w:rPr>
                  <w:rFonts w:ascii="Cambria Math" w:eastAsiaTheme="minorEastAsia" w:hAnsi="Cambria Math"/>
                  <w:lang w:val="en-US"/>
                </w:rPr>
                <m:t>ij</m:t>
              </w:del>
            </m:r>
          </m:sub>
        </m:sSub>
        <m:r>
          <w:del w:id="96" w:author="Yoav Ram" w:date="2024-09-26T11:16:00Z" w16du:dateUtc="2024-09-26T08:16:00Z">
            <w:rPr>
              <w:rFonts w:ascii="Cambria Math" w:eastAsiaTheme="minorEastAsia" w:hAnsi="Cambria Math"/>
              <w:lang w:val="en-US"/>
            </w:rPr>
            <m:t>&gt;0</m:t>
          </w:del>
        </m:r>
      </m:oMath>
      <w:del w:id="97" w:author="Yoav Ram" w:date="2024-09-26T11:16:00Z" w16du:dateUtc="2024-09-26T08:16:00Z">
        <w:r w:rsidR="00674E4F" w:rsidDel="001D52A8">
          <w:rPr>
            <w:rFonts w:eastAsiaTheme="minorEastAsia"/>
            <w:lang w:val="en-US"/>
          </w:rPr>
          <w:delText xml:space="preserve"> after adjustment. </w:delText>
        </w:r>
      </w:del>
      <w:r w:rsidR="001D52A8">
        <w:rPr>
          <w:rFonts w:eastAsiaTheme="minorEastAsia"/>
          <w:lang w:val="en-US"/>
        </w:rPr>
        <w:t>T</w:t>
      </w:r>
      <w:r w:rsidR="00674E4F">
        <w:rPr>
          <w:rFonts w:eastAsiaTheme="minorEastAsia"/>
          <w:lang w:val="en-US"/>
        </w:rPr>
        <w:t xml:space="preserve">he unadjusted log-likelihood function </w:t>
      </w:r>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T</m:t>
            </m:r>
          </m:sub>
        </m:sSub>
        <m:r>
          <w:rPr>
            <w:rFonts w:ascii="Cambria Math" w:eastAsiaTheme="minorEastAsia" w:hAnsi="Cambria Math"/>
            <w:lang w:val="en-US"/>
          </w:rPr>
          <m:t>(ρ,α|D)</m:t>
        </m:r>
      </m:oMath>
      <w:r w:rsidR="00674E4F">
        <w:rPr>
          <w:rFonts w:eastAsiaTheme="minorEastAsia"/>
          <w:lang w:val="en-US"/>
        </w:rPr>
        <w:t xml:space="preserve"> </w:t>
      </w:r>
      <w:r w:rsidR="001D52A8">
        <w:rPr>
          <w:rFonts w:eastAsiaTheme="minorEastAsia"/>
          <w:lang w:val="en-US"/>
        </w:rPr>
        <w:t>has</w:t>
      </w:r>
      <w:r w:rsidR="00674E4F">
        <w:rPr>
          <w:rFonts w:eastAsiaTheme="minorEastAsia"/>
          <w:lang w:val="en-US"/>
        </w:rPr>
        <w:t xml:space="preserve"> </w:t>
      </w:r>
      <w:r w:rsidR="001D52A8">
        <w:rPr>
          <w:rFonts w:eastAsiaTheme="minorEastAsia"/>
          <w:lang w:val="en-US"/>
        </w:rPr>
        <w:t>a</w:t>
      </w:r>
      <w:r w:rsidR="00674E4F">
        <w:rPr>
          <w:rFonts w:eastAsiaTheme="minorEastAsia"/>
          <w:lang w:val="en-US"/>
        </w:rPr>
        <w:t xml:space="preserve"> constraint </w:t>
      </w:r>
      <m:oMath>
        <m:r>
          <w:rPr>
            <w:rFonts w:ascii="Cambria Math" w:eastAsiaTheme="minorEastAsia" w:hAnsi="Cambria Math"/>
            <w:lang w:val="en-US"/>
          </w:rPr>
          <m:t>ρ+α&lt;0.5</m:t>
        </m:r>
      </m:oMath>
      <w:r w:rsidR="00674E4F">
        <w:rPr>
          <w:rFonts w:eastAsiaTheme="minorEastAsia"/>
          <w:lang w:val="en-US"/>
        </w:rPr>
        <w:t xml:space="preserve"> (see </w:t>
      </w:r>
      <w:r w:rsidR="00674E4F" w:rsidRPr="00674E4F">
        <w:rPr>
          <w:rFonts w:eastAsiaTheme="minorEastAsia"/>
          <w:lang w:val="en-US"/>
        </w:rPr>
        <w:fldChar w:fldCharType="begin"/>
      </w:r>
      <w:r w:rsidR="00674E4F" w:rsidRPr="00674E4F">
        <w:rPr>
          <w:rFonts w:eastAsiaTheme="minorEastAsia"/>
          <w:lang w:val="en-US"/>
        </w:rPr>
        <w:instrText xml:space="preserve"> REF _Ref172120914 \h  \* MERGEFORMAT </w:instrText>
      </w:r>
      <w:r w:rsidR="00674E4F" w:rsidRPr="00674E4F">
        <w:rPr>
          <w:rFonts w:eastAsiaTheme="minorEastAsia"/>
          <w:lang w:val="en-US"/>
        </w:rPr>
      </w:r>
      <w:r w:rsidR="00674E4F" w:rsidRPr="00674E4F">
        <w:rPr>
          <w:rFonts w:eastAsiaTheme="minorEastAsia"/>
          <w:lang w:val="en-US"/>
        </w:rPr>
        <w:fldChar w:fldCharType="separate"/>
      </w:r>
      <w:r w:rsidR="00674E4F" w:rsidRPr="00674E4F">
        <w:rPr>
          <w:rFonts w:eastAsiaTheme="minorEastAsia"/>
          <w:lang w:val="en-US"/>
        </w:rPr>
        <w:t>Table 1</w:t>
      </w:r>
      <w:r w:rsidR="00674E4F" w:rsidRPr="00674E4F">
        <w:rPr>
          <w:rFonts w:eastAsiaTheme="minorEastAsia"/>
          <w:lang w:val="en-US"/>
        </w:rPr>
        <w:fldChar w:fldCharType="end"/>
      </w:r>
      <w:r w:rsidR="00674E4F">
        <w:rPr>
          <w:rFonts w:eastAsiaTheme="minorEastAsia"/>
          <w:lang w:val="en-US"/>
        </w:rPr>
        <w:t xml:space="preserve">). However, after the adjustment,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M</m:t>
            </m:r>
          </m:sub>
        </m:sSub>
        <m:r>
          <w:rPr>
            <w:rFonts w:ascii="Cambria Math" w:hAnsi="Cambria Math"/>
            <w:lang w:val="en-US"/>
          </w:rPr>
          <m:t>(ρ,α|D)</m:t>
        </m:r>
      </m:oMath>
      <w:r w:rsidR="001D52A8">
        <w:rPr>
          <w:rFonts w:eastAsiaTheme="minorEastAsia"/>
          <w:lang w:val="en-US"/>
        </w:rPr>
        <w:t xml:space="preserve"> has more complicated</w:t>
      </w:r>
      <w:r w:rsidR="00674E4F">
        <w:rPr>
          <w:rFonts w:eastAsiaTheme="minorEastAsia"/>
          <w:lang w:val="en-US"/>
        </w:rPr>
        <w:t xml:space="preserve"> constraints. As the adjustment depends on the data, it is hard to give an analytical expression for the general case.</w:t>
      </w:r>
      <w:r w:rsidR="00354B43">
        <w:rPr>
          <w:rFonts w:eastAsiaTheme="minorEastAsia"/>
          <w:lang w:val="en-US"/>
        </w:rPr>
        <w:t xml:space="preserve"> </w:t>
      </w:r>
      <w:r w:rsidR="001D52A8">
        <w:rPr>
          <w:rFonts w:eastAsiaTheme="minorEastAsia"/>
          <w:lang w:val="en-US"/>
        </w:rPr>
        <w:t>For the tw</w:t>
      </w:r>
      <w:r w:rsidR="004E5BEE">
        <w:rPr>
          <w:rFonts w:eastAsiaTheme="minorEastAsia"/>
          <w:lang w:val="en-US"/>
        </w:rPr>
        <w:t>o</w:t>
      </w:r>
      <w:r w:rsidR="001D52A8">
        <w:rPr>
          <w:rFonts w:eastAsiaTheme="minorEastAsia"/>
          <w:lang w:val="en-US"/>
        </w:rPr>
        <w:t>-parameter model (a</w:t>
      </w:r>
      <w:r w:rsidR="00354B43">
        <w:rPr>
          <w:rFonts w:eastAsiaTheme="minorEastAsia"/>
          <w:lang w:val="en-US"/>
        </w:rPr>
        <w:t xml:space="preserve">ssuming </w:t>
      </w:r>
      <m:oMath>
        <m:r>
          <w:rPr>
            <w:rFonts w:ascii="Cambria Math" w:eastAsiaTheme="minorEastAsia" w:hAnsi="Cambria Math"/>
            <w:lang w:val="en-US"/>
          </w:rPr>
          <m:t>β=0</m:t>
        </m:r>
      </m:oMath>
      <w:r w:rsidR="001D52A8">
        <w:rPr>
          <w:rFonts w:eastAsiaTheme="minorEastAsia"/>
          <w:lang w:val="en-US"/>
        </w:rPr>
        <w:t>)</w:t>
      </w:r>
      <w:r w:rsidR="00354B43">
        <w:rPr>
          <w:rFonts w:eastAsiaTheme="minorEastAsia"/>
          <w:lang w:val="en-US"/>
        </w:rPr>
        <w:t xml:space="preserve">, we used the Python package </w:t>
      </w:r>
      <w:proofErr w:type="spellStart"/>
      <w:r w:rsidR="00354B43">
        <w:rPr>
          <w:rFonts w:eastAsiaTheme="minorEastAsia"/>
          <w:i/>
          <w:iCs/>
          <w:lang w:val="en-US"/>
        </w:rPr>
        <w:t>Sym</w:t>
      </w:r>
      <w:r w:rsidR="001D52A8">
        <w:rPr>
          <w:rFonts w:eastAsiaTheme="minorEastAsia"/>
          <w:i/>
          <w:iCs/>
          <w:lang w:val="en-US"/>
        </w:rPr>
        <w:t>P</w:t>
      </w:r>
      <w:r w:rsidR="00354B43">
        <w:rPr>
          <w:rFonts w:eastAsiaTheme="minorEastAsia"/>
          <w:i/>
          <w:iCs/>
          <w:lang w:val="en-US"/>
        </w:rPr>
        <w:t>y</w:t>
      </w:r>
      <w:proofErr w:type="spellEnd"/>
      <w:r w:rsidR="001D52A8">
        <w:rPr>
          <w:rFonts w:eastAsiaTheme="minorEastAsia"/>
          <w:lang w:val="en-US"/>
        </w:rPr>
        <w:t xml:space="preserve"> (</w:t>
      </w:r>
      <w:proofErr w:type="spellStart"/>
      <w:r w:rsidR="001D52A8">
        <w:rPr>
          <w:rFonts w:eastAsiaTheme="minorEastAsia"/>
          <w:lang w:val="en-US"/>
        </w:rPr>
        <w:t>Meurer</w:t>
      </w:r>
      <w:proofErr w:type="spellEnd"/>
      <w:r w:rsidR="001D52A8">
        <w:rPr>
          <w:rFonts w:eastAsiaTheme="minorEastAsia"/>
          <w:lang w:val="en-US"/>
        </w:rPr>
        <w:t xml:space="preserve"> et al. 2017)</w:t>
      </w:r>
      <w:r w:rsidR="00354B43">
        <w:rPr>
          <w:rFonts w:eastAsiaTheme="minorEastAsia"/>
          <w:lang w:val="en-US"/>
        </w:rPr>
        <w:t xml:space="preserve"> to find the analytical expressions for </w:t>
      </w:r>
      <w:r w:rsidR="00354B43">
        <w:rPr>
          <w:rFonts w:eastAsiaTheme="minorEastAsia"/>
          <w:i/>
          <w:iCs/>
          <w:lang w:val="en-US"/>
        </w:rPr>
        <w:t>M</w:t>
      </w:r>
      <w:r w:rsidR="00354B43">
        <w:rPr>
          <w:rFonts w:eastAsiaTheme="minorEastAsia"/>
          <w:lang w:val="en-US"/>
        </w:rPr>
        <w:t xml:space="preserve"> under </w:t>
      </w:r>
      <w:r w:rsidR="004E5BEE">
        <w:rPr>
          <w:rFonts w:eastAsiaTheme="minorEastAsia"/>
          <w:lang w:val="en-US"/>
        </w:rPr>
        <w:t>the different</w:t>
      </w:r>
      <w:r w:rsidR="00354B43">
        <w:rPr>
          <w:rFonts w:eastAsiaTheme="minorEastAsia"/>
          <w:lang w:val="en-US"/>
        </w:rPr>
        <w:t xml:space="preserve"> adjustments. For example, in the case where the </w:t>
      </w:r>
      <w:r w:rsidR="00354B43" w:rsidRPr="003277F2">
        <w:rPr>
          <w:rFonts w:eastAsiaTheme="minorEastAsia"/>
          <w:lang w:val="en-US"/>
        </w:rPr>
        <w:t>measured incidence is less than the true incidence in</w:t>
      </w:r>
      <w:r w:rsidR="00354B43">
        <w:rPr>
          <w:rFonts w:eastAsiaTheme="minorEastAsia"/>
          <w:lang w:val="en-US"/>
        </w:rPr>
        <w:t xml:space="preserve"> both</w:t>
      </w:r>
      <w:r w:rsidR="00354B43" w:rsidRPr="003277F2">
        <w:rPr>
          <w:rFonts w:eastAsiaTheme="minorEastAsia"/>
          <w:lang w:val="en-US"/>
        </w:rPr>
        <w:t xml:space="preserve"> </w:t>
      </w:r>
      <w:r w:rsidR="00354B43">
        <w:rPr>
          <w:rFonts w:eastAsiaTheme="minorEastAsia"/>
          <w:lang w:val="en-US"/>
        </w:rPr>
        <w:t xml:space="preserve">the </w:t>
      </w:r>
      <w:r w:rsidR="00354B43" w:rsidRPr="003277F2">
        <w:rPr>
          <w:rFonts w:eastAsiaTheme="minorEastAsia"/>
          <w:lang w:val="en-US"/>
        </w:rPr>
        <w:t>parent</w:t>
      </w:r>
      <w:r w:rsidR="00354B43">
        <w:rPr>
          <w:rFonts w:eastAsiaTheme="minorEastAsia"/>
          <w:lang w:val="en-US"/>
        </w:rPr>
        <w:t xml:space="preserve"> and offspring</w:t>
      </w:r>
      <w:r w:rsidR="00354B43" w:rsidRPr="003277F2">
        <w:rPr>
          <w:rFonts w:eastAsiaTheme="minorEastAsia"/>
          <w:lang w:val="en-US"/>
        </w:rPr>
        <w:t xml:space="preserve"> generation</w:t>
      </w:r>
      <w:r w:rsidR="00354B43">
        <w:rPr>
          <w:rFonts w:eastAsiaTheme="minorEastAsia"/>
          <w:lang w:val="en-US"/>
        </w:rPr>
        <w:t xml:space="preserve">s </w:t>
      </w:r>
      <w:r w:rsidR="004E5BEE">
        <w:rPr>
          <w:rFonts w:eastAsiaTheme="minorEastAsia"/>
          <w:lang w:val="en-US"/>
        </w:rPr>
        <w:t>(</w:t>
      </w:r>
      <w:proofErr w:type="spellStart"/>
      <w:r w:rsidR="00354B43" w:rsidRPr="00674E4F">
        <w:rPr>
          <w:rFonts w:eastAsiaTheme="minorEastAsia"/>
          <w:i/>
          <w:iCs/>
          <w:lang w:val="en-US"/>
        </w:rPr>
        <w:t>m</w:t>
      </w:r>
      <w:r w:rsidR="00354B43">
        <w:rPr>
          <w:rFonts w:eastAsiaTheme="minorEastAsia"/>
          <w:i/>
          <w:iCs/>
          <w:vertAlign w:val="subscript"/>
          <w:lang w:val="en-US"/>
        </w:rPr>
        <w:t>p</w:t>
      </w:r>
      <w:proofErr w:type="spellEnd"/>
      <w:r w:rsidR="00354B43" w:rsidRPr="00674E4F">
        <w:rPr>
          <w:rFonts w:eastAsiaTheme="minorEastAsia"/>
          <w:i/>
          <w:iCs/>
          <w:lang w:val="en-US"/>
        </w:rPr>
        <w:t>,</w:t>
      </w:r>
      <w:r w:rsidR="00354B43">
        <w:rPr>
          <w:rFonts w:eastAsiaTheme="minorEastAsia"/>
          <w:i/>
          <w:iCs/>
          <w:lang w:val="en-US"/>
        </w:rPr>
        <w:t xml:space="preserve"> </w:t>
      </w:r>
      <w:proofErr w:type="spellStart"/>
      <w:r w:rsidR="00354B43" w:rsidRPr="00674E4F">
        <w:rPr>
          <w:rFonts w:eastAsiaTheme="minorEastAsia"/>
          <w:i/>
          <w:iCs/>
          <w:lang w:val="en-US"/>
        </w:rPr>
        <w:t>m</w:t>
      </w:r>
      <w:r w:rsidR="00354B43">
        <w:rPr>
          <w:rFonts w:eastAsiaTheme="minorEastAsia"/>
          <w:i/>
          <w:iCs/>
          <w:vertAlign w:val="subscript"/>
          <w:lang w:val="en-US"/>
        </w:rPr>
        <w:t>o</w:t>
      </w:r>
      <w:proofErr w:type="spellEnd"/>
      <w:r w:rsidR="00354B43">
        <w:rPr>
          <w:rFonts w:eastAsiaTheme="minorEastAsia"/>
          <w:i/>
          <w:iCs/>
          <w:vertAlign w:val="subscript"/>
          <w:lang w:val="en-US"/>
        </w:rPr>
        <w:t xml:space="preserve"> </w:t>
      </w:r>
      <w:r w:rsidR="004E5BEE">
        <w:rPr>
          <w:rFonts w:eastAsiaTheme="minorEastAsia"/>
          <w:i/>
          <w:iCs/>
          <w:lang w:val="en-US"/>
        </w:rPr>
        <w:t>&lt;</w:t>
      </w:r>
      <w:r w:rsidR="00354B43">
        <w:rPr>
          <w:rFonts w:eastAsiaTheme="minorEastAsia"/>
          <w:i/>
          <w:iCs/>
          <w:lang w:val="en-US"/>
        </w:rPr>
        <w:t xml:space="preserve"> </w:t>
      </w:r>
      <w:r w:rsidR="00354B43" w:rsidRPr="00674E4F">
        <w:rPr>
          <w:rFonts w:eastAsiaTheme="minorEastAsia"/>
          <w:i/>
          <w:iCs/>
          <w:lang w:val="en-US"/>
        </w:rPr>
        <w:t>t</w:t>
      </w:r>
      <w:r w:rsidR="004E5BEE">
        <w:rPr>
          <w:rFonts w:eastAsiaTheme="minorEastAsia"/>
          <w:lang w:val="en-US"/>
        </w:rPr>
        <w:t>)</w:t>
      </w:r>
      <w:r w:rsidR="00354B43">
        <w:rPr>
          <w:rFonts w:eastAsiaTheme="minorEastAsia"/>
          <w:lang w:val="en-US"/>
        </w:rPr>
        <w:t xml:space="preserve">, we </w:t>
      </w:r>
      <w:r w:rsidR="004E5BEE">
        <w:rPr>
          <w:rFonts w:eastAsiaTheme="minorEastAsia"/>
          <w:lang w:val="en-US"/>
        </w:rPr>
        <w:t>have</w:t>
      </w:r>
      <w:r w:rsidR="00354B43">
        <w:rPr>
          <w:rFonts w:eastAsiaTheme="minorEastAsia"/>
          <w:lang w:val="en-US"/>
        </w:rPr>
        <w:t xml:space="preserve"> the following </w:t>
      </w:r>
      <w:r w:rsidR="004E5BEE">
        <w:rPr>
          <w:rFonts w:eastAsiaTheme="minorEastAsia"/>
          <w:lang w:val="en-US"/>
        </w:rPr>
        <w:t>expression for</w:t>
      </w:r>
      <w:r w:rsidR="00354B43">
        <w:rPr>
          <w:rFonts w:eastAsiaTheme="minorEastAsia"/>
          <w:lang w:val="en-US"/>
        </w:rPr>
        <w:t xml:space="preserve"> </w:t>
      </w:r>
      <w:r w:rsidR="00354B43">
        <w:rPr>
          <w:rFonts w:eastAsiaTheme="minorEastAsia"/>
          <w:i/>
          <w:iCs/>
          <w:lang w:val="en-US"/>
        </w:rPr>
        <w:t>M</w:t>
      </w:r>
      <w:r w:rsidR="004E5BEE">
        <w:rPr>
          <w:rFonts w:eastAsiaTheme="minorEastAsia"/>
          <w:lang w:val="en-US"/>
        </w:rPr>
        <w:t>,</w:t>
      </w:r>
    </w:p>
    <w:p w14:paraId="092B480A" w14:textId="77777777" w:rsidR="00674E4F" w:rsidRPr="005D7392" w:rsidRDefault="00674E4F" w:rsidP="00674E4F">
      <w:pPr>
        <w:rPr>
          <w:rFonts w:eastAsiaTheme="minorEastAsia"/>
          <w:sz w:val="18"/>
          <w:szCs w:val="18"/>
          <w:lang w:val="en-US"/>
        </w:rPr>
      </w:pPr>
      <m:oMathPara>
        <m:oMath>
          <m:r>
            <w:rPr>
              <w:rFonts w:ascii="Cambria Math" w:eastAsiaTheme="minorEastAsia" w:hAnsi="Cambria Math"/>
              <w:sz w:val="18"/>
              <w:szCs w:val="18"/>
              <w:lang w:val="en-US"/>
            </w:rPr>
            <m:t>M=</m:t>
          </m:r>
          <m:r>
            <w:rPr>
              <w:rFonts w:ascii="Cambria Math" w:hAnsi="Cambria Math"/>
              <w:sz w:val="18"/>
              <w:szCs w:val="18"/>
              <w:shd w:val="clear" w:color="auto" w:fill="FFFFFF"/>
            </w:rPr>
            <m:t>PTO</m:t>
          </m:r>
          <m:r>
            <w:rPr>
              <w:rFonts w:ascii="Cambria Math" w:eastAsiaTheme="minorEastAsia" w:hAnsi="Cambria Math"/>
              <w:sz w:val="18"/>
              <w:szCs w:val="18"/>
              <w:lang w:val="en-US"/>
            </w:rPr>
            <m:t>=</m:t>
          </m:r>
          <m:d>
            <m:dPr>
              <m:ctrlPr>
                <w:rPr>
                  <w:rFonts w:ascii="Cambria Math" w:hAnsi="Cambria Math"/>
                  <w:sz w:val="18"/>
                  <w:szCs w:val="18"/>
                  <w:lang w:val="en-US"/>
                </w:rPr>
              </m:ctrlPr>
            </m:dPr>
            <m:e>
              <m:m>
                <m:mPr>
                  <m:mcs>
                    <m:mc>
                      <m:mcPr>
                        <m:count m:val="3"/>
                        <m:mcJc m:val="center"/>
                      </m:mcPr>
                    </m:mc>
                  </m:mcs>
                  <m:ctrlPr>
                    <w:rPr>
                      <w:rFonts w:ascii="Cambria Math" w:hAnsi="Cambria Math"/>
                      <w:sz w:val="18"/>
                      <w:szCs w:val="18"/>
                      <w:lang w:val="en-US"/>
                    </w:rPr>
                  </m:ctrlPr>
                </m:mPr>
                <m:mr>
                  <m:e>
                    <m:sSup>
                      <m:sSupPr>
                        <m:ctrlPr>
                          <w:rPr>
                            <w:rFonts w:ascii="Cambria Math" w:hAnsi="Cambria Math"/>
                            <w:sz w:val="18"/>
                            <w:szCs w:val="18"/>
                            <w:lang w:val="en-US"/>
                          </w:rPr>
                        </m:ctrlPr>
                      </m:sSupPr>
                      <m:e>
                        <m:d>
                          <m:dPr>
                            <m:ctrlPr>
                              <w:rPr>
                                <w:rFonts w:ascii="Cambria Math" w:hAnsi="Cambria Math"/>
                                <w:sz w:val="18"/>
                                <w:szCs w:val="18"/>
                                <w:lang w:val="en-US"/>
                              </w:rPr>
                            </m:ctrlPr>
                          </m:dPr>
                          <m:e>
                            <m:r>
                              <m:rPr>
                                <m:sty m:val="p"/>
                              </m:rPr>
                              <w:rPr>
                                <w:rFonts w:ascii="Cambria Math" w:hAnsi="Cambria Math"/>
                                <w:sz w:val="18"/>
                                <w:szCs w:val="18"/>
                                <w:lang w:val="en-US"/>
                              </w:rPr>
                              <m:t>1-</m:t>
                            </m:r>
                            <m:r>
                              <w:rPr>
                                <w:rFonts w:ascii="Cambria Math" w:hAnsi="Cambria Math"/>
                                <w:sz w:val="18"/>
                                <w:szCs w:val="18"/>
                                <w:lang w:val="en-US"/>
                              </w:rPr>
                              <m:t>v</m:t>
                            </m:r>
                          </m:e>
                        </m:d>
                      </m:e>
                      <m:sup>
                        <m:r>
                          <m:rPr>
                            <m:sty m:val="p"/>
                          </m:rPr>
                          <w:rPr>
                            <w:rFonts w:ascii="Cambria Math" w:hAnsi="Cambria Math"/>
                            <w:sz w:val="18"/>
                            <w:szCs w:val="18"/>
                            <w:lang w:val="en-US"/>
                          </w:rPr>
                          <m:t>2</m:t>
                        </m:r>
                      </m:sup>
                    </m:sSup>
                  </m:e>
                  <m:e>
                    <m:r>
                      <m:rPr>
                        <m:sty m:val="p"/>
                      </m:rPr>
                      <w:rPr>
                        <w:rFonts w:ascii="Cambria Math" w:hAnsi="Cambria Math"/>
                        <w:sz w:val="18"/>
                        <w:szCs w:val="18"/>
                        <w:lang w:val="en-US"/>
                      </w:rPr>
                      <m:t>2</m:t>
                    </m:r>
                    <m:r>
                      <w:rPr>
                        <w:rFonts w:ascii="Cambria Math" w:hAnsi="Cambria Math"/>
                        <w:sz w:val="18"/>
                        <w:szCs w:val="18"/>
                        <w:lang w:val="en-US"/>
                      </w:rPr>
                      <m:t>v</m:t>
                    </m:r>
                    <m:r>
                      <m:rPr>
                        <m:sty m:val="p"/>
                      </m:rPr>
                      <w:rPr>
                        <w:rFonts w:ascii="Cambria Math" w:hAnsi="Cambria Math"/>
                        <w:sz w:val="18"/>
                        <w:szCs w:val="18"/>
                        <w:lang w:val="en-US"/>
                      </w:rPr>
                      <m:t>(1-</m:t>
                    </m:r>
                    <m:r>
                      <w:rPr>
                        <w:rFonts w:ascii="Cambria Math" w:hAnsi="Cambria Math"/>
                        <w:sz w:val="18"/>
                        <w:szCs w:val="18"/>
                        <w:lang w:val="en-US"/>
                      </w:rPr>
                      <m:t>v</m:t>
                    </m:r>
                    <m:r>
                      <m:rPr>
                        <m:sty m:val="p"/>
                      </m:rPr>
                      <w:rPr>
                        <w:rFonts w:ascii="Cambria Math" w:hAnsi="Cambria Math"/>
                        <w:sz w:val="18"/>
                        <w:szCs w:val="18"/>
                        <w:lang w:val="en-US"/>
                      </w:rPr>
                      <m:t>)</m:t>
                    </m:r>
                  </m:e>
                  <m:e>
                    <m:sSup>
                      <m:sSupPr>
                        <m:ctrlPr>
                          <w:rPr>
                            <w:rFonts w:ascii="Cambria Math" w:hAnsi="Cambria Math"/>
                            <w:sz w:val="18"/>
                            <w:szCs w:val="18"/>
                            <w:lang w:val="en-US"/>
                          </w:rPr>
                        </m:ctrlPr>
                      </m:sSupPr>
                      <m:e>
                        <m:r>
                          <w:rPr>
                            <w:rFonts w:ascii="Cambria Math" w:hAnsi="Cambria Math"/>
                            <w:sz w:val="18"/>
                            <w:szCs w:val="18"/>
                            <w:lang w:val="en-US"/>
                          </w:rPr>
                          <m:t>v</m:t>
                        </m:r>
                      </m:e>
                      <m:sup>
                        <m:r>
                          <m:rPr>
                            <m:sty m:val="p"/>
                          </m:rPr>
                          <w:rPr>
                            <w:rFonts w:ascii="Cambria Math" w:hAnsi="Cambria Math"/>
                            <w:sz w:val="18"/>
                            <w:szCs w:val="18"/>
                            <w:lang w:val="en-US"/>
                          </w:rPr>
                          <m:t>2</m:t>
                        </m:r>
                      </m:sup>
                    </m:sSup>
                  </m:e>
                </m:mr>
                <m:mr>
                  <m:e>
                    <m:r>
                      <m:rPr>
                        <m:sty m:val="p"/>
                      </m:rPr>
                      <w:rPr>
                        <w:rFonts w:ascii="Cambria Math" w:hAnsi="Cambria Math"/>
                        <w:sz w:val="18"/>
                        <w:szCs w:val="18"/>
                        <w:lang w:val="en-US"/>
                      </w:rPr>
                      <m:t>0</m:t>
                    </m:r>
                  </m:e>
                  <m:e>
                    <m:r>
                      <m:rPr>
                        <m:sty m:val="p"/>
                      </m:rPr>
                      <w:rPr>
                        <w:rFonts w:ascii="Cambria Math" w:hAnsi="Cambria Math"/>
                        <w:sz w:val="18"/>
                        <w:szCs w:val="18"/>
                        <w:lang w:val="en-US"/>
                      </w:rPr>
                      <m:t>1-</m:t>
                    </m:r>
                    <m:r>
                      <w:rPr>
                        <w:rFonts w:ascii="Cambria Math" w:hAnsi="Cambria Math"/>
                        <w:sz w:val="18"/>
                        <w:szCs w:val="18"/>
                        <w:lang w:val="en-US"/>
                      </w:rPr>
                      <m:t>v</m:t>
                    </m:r>
                  </m:e>
                  <m:e>
                    <m:r>
                      <w:rPr>
                        <w:rFonts w:ascii="Cambria Math" w:hAnsi="Cambria Math"/>
                        <w:sz w:val="18"/>
                        <w:szCs w:val="18"/>
                        <w:lang w:val="en-US"/>
                      </w:rPr>
                      <m:t>v</m:t>
                    </m:r>
                  </m:e>
                </m:mr>
                <m:mr>
                  <m:e>
                    <m:r>
                      <m:rPr>
                        <m:sty m:val="p"/>
                      </m:rPr>
                      <w:rPr>
                        <w:rFonts w:ascii="Cambria Math" w:hAnsi="Cambria Math"/>
                        <w:sz w:val="18"/>
                        <w:szCs w:val="18"/>
                        <w:lang w:val="en-US"/>
                      </w:rPr>
                      <m:t>0</m:t>
                    </m:r>
                  </m:e>
                  <m:e>
                    <m:r>
                      <m:rPr>
                        <m:sty m:val="p"/>
                      </m:rPr>
                      <w:rPr>
                        <w:rFonts w:ascii="Cambria Math" w:hAnsi="Cambria Math"/>
                        <w:sz w:val="18"/>
                        <w:szCs w:val="18"/>
                        <w:lang w:val="en-US"/>
                      </w:rPr>
                      <m:t>0</m:t>
                    </m:r>
                  </m:e>
                  <m:e>
                    <m:r>
                      <m:rPr>
                        <m:sty m:val="p"/>
                      </m:rPr>
                      <w:rPr>
                        <w:rFonts w:ascii="Cambria Math" w:hAnsi="Cambria Math"/>
                        <w:sz w:val="18"/>
                        <w:szCs w:val="18"/>
                        <w:lang w:val="en-US"/>
                      </w:rPr>
                      <m:t>1</m:t>
                    </m:r>
                  </m:e>
                </m:mr>
              </m:m>
            </m:e>
          </m:d>
          <m:r>
            <w:rPr>
              <w:rFonts w:ascii="Cambria Math" w:eastAsiaTheme="minorEastAsia" w:hAnsi="Cambria Math"/>
              <w:sz w:val="18"/>
              <w:szCs w:val="18"/>
              <w:lang w:val="en-US"/>
            </w:rPr>
            <m:t>⋅</m:t>
          </m:r>
          <m:d>
            <m:dPr>
              <m:ctrlPr>
                <w:rPr>
                  <w:rFonts w:ascii="Cambria Math" w:eastAsiaTheme="minorEastAsia" w:hAnsi="Cambria Math"/>
                  <w:i/>
                  <w:sz w:val="18"/>
                  <w:szCs w:val="18"/>
                  <w:lang w:val="en-US"/>
                </w:rPr>
              </m:ctrlPr>
            </m:dPr>
            <m:e>
              <m:m>
                <m:mPr>
                  <m:mcs>
                    <m:mc>
                      <m:mcPr>
                        <m:count m:val="2"/>
                        <m:mcJc m:val="center"/>
                      </m:mcPr>
                    </m:mc>
                  </m:mcs>
                  <m:ctrlPr>
                    <w:rPr>
                      <w:rFonts w:ascii="Cambria Math" w:eastAsiaTheme="minorEastAsia" w:hAnsi="Cambria Math"/>
                      <w:i/>
                      <w:sz w:val="18"/>
                      <w:szCs w:val="18"/>
                      <w:lang w:val="en-US"/>
                    </w:rPr>
                  </m:ctrlPr>
                </m:mPr>
                <m:mr>
                  <m:e>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ρ</m:t>
                    </m:r>
                    <m:r>
                      <m:rPr>
                        <m:sty m:val="p"/>
                      </m:rPr>
                      <w:rPr>
                        <w:rFonts w:ascii="Cambria Math" w:hAnsi="Cambria Math"/>
                        <w:sz w:val="18"/>
                        <w:szCs w:val="18"/>
                      </w:rPr>
                      <m:t>+</m:t>
                    </m:r>
                    <m:r>
                      <w:rPr>
                        <w:rFonts w:ascii="Cambria Math" w:hAnsi="Cambria Math"/>
                        <w:sz w:val="18"/>
                        <w:szCs w:val="18"/>
                      </w:rPr>
                      <m:t>α</m:t>
                    </m:r>
                  </m:e>
                  <m:e>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ρ-α</m:t>
                    </m:r>
                  </m:e>
                </m:mr>
                <m:mr>
                  <m:e>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ρ</m:t>
                    </m:r>
                  </m:e>
                  <m:e>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ρ</m:t>
                    </m:r>
                  </m:e>
                </m:mr>
                <m:mr>
                  <m:e>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ρ</m:t>
                    </m:r>
                    <m:r>
                      <m:rPr>
                        <m:sty m:val="p"/>
                      </m:rPr>
                      <w:rPr>
                        <w:rFonts w:ascii="Cambria Math" w:hAnsi="Cambria Math"/>
                        <w:sz w:val="18"/>
                        <w:szCs w:val="18"/>
                      </w:rPr>
                      <m:t>-</m:t>
                    </m:r>
                    <m:r>
                      <w:rPr>
                        <w:rFonts w:ascii="Cambria Math" w:hAnsi="Cambria Math"/>
                        <w:sz w:val="18"/>
                        <w:szCs w:val="18"/>
                      </w:rPr>
                      <m:t>α</m:t>
                    </m:r>
                  </m:e>
                  <m:e>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ρ</m:t>
                    </m:r>
                    <m:r>
                      <m:rPr>
                        <m:sty m:val="p"/>
                      </m:rPr>
                      <w:rPr>
                        <w:rFonts w:ascii="Cambria Math" w:hAnsi="Cambria Math"/>
                        <w:sz w:val="18"/>
                        <w:szCs w:val="18"/>
                      </w:rPr>
                      <m:t>+</m:t>
                    </m:r>
                    <m:r>
                      <w:rPr>
                        <w:rFonts w:ascii="Cambria Math" w:hAnsi="Cambria Math"/>
                        <w:sz w:val="18"/>
                        <w:szCs w:val="18"/>
                      </w:rPr>
                      <m:t>α</m:t>
                    </m:r>
                  </m:e>
                </m:mr>
              </m:m>
            </m:e>
          </m:d>
          <m:r>
            <w:rPr>
              <w:rFonts w:ascii="Cambria Math" w:eastAsiaTheme="minorEastAsia" w:hAnsi="Cambria Math"/>
              <w:sz w:val="18"/>
              <w:szCs w:val="18"/>
              <w:lang w:val="en-US"/>
            </w:rPr>
            <m:t>⋅</m:t>
          </m:r>
          <m:d>
            <m:dPr>
              <m:ctrlPr>
                <w:rPr>
                  <w:rFonts w:ascii="Cambria Math" w:hAnsi="Cambria Math"/>
                  <w:sz w:val="18"/>
                  <w:szCs w:val="18"/>
                  <w:lang w:val="en-US"/>
                </w:rPr>
              </m:ctrlPr>
            </m:dPr>
            <m:e>
              <m:m>
                <m:mPr>
                  <m:mcs>
                    <m:mc>
                      <m:mcPr>
                        <m:count m:val="2"/>
                        <m:mcJc m:val="center"/>
                      </m:mcPr>
                    </m:mc>
                  </m:mcs>
                  <m:ctrlPr>
                    <w:rPr>
                      <w:rFonts w:ascii="Cambria Math" w:hAnsi="Cambria Math"/>
                      <w:sz w:val="18"/>
                      <w:szCs w:val="18"/>
                      <w:lang w:val="en-US"/>
                    </w:rPr>
                  </m:ctrlPr>
                </m:mPr>
                <m:mr>
                  <m:e>
                    <m:r>
                      <m:rPr>
                        <m:sty m:val="p"/>
                      </m:rPr>
                      <w:rPr>
                        <w:rFonts w:ascii="Cambria Math" w:hAnsi="Cambria Math"/>
                        <w:sz w:val="18"/>
                        <w:szCs w:val="18"/>
                        <w:lang w:val="en-US"/>
                      </w:rPr>
                      <m:t>1</m:t>
                    </m:r>
                  </m:e>
                  <m:e>
                    <m:r>
                      <m:rPr>
                        <m:sty m:val="p"/>
                      </m:rPr>
                      <w:rPr>
                        <w:rFonts w:ascii="Cambria Math" w:hAnsi="Cambria Math"/>
                        <w:sz w:val="18"/>
                        <w:szCs w:val="18"/>
                        <w:lang w:val="en-US"/>
                      </w:rPr>
                      <m:t>0</m:t>
                    </m:r>
                  </m:e>
                </m:mr>
                <m:mr>
                  <m:e>
                    <m:r>
                      <w:rPr>
                        <w:rFonts w:ascii="Cambria Math" w:hAnsi="Cambria Math"/>
                        <w:sz w:val="18"/>
                        <w:szCs w:val="18"/>
                        <w:lang w:val="en-US"/>
                      </w:rPr>
                      <m:t>x</m:t>
                    </m:r>
                  </m:e>
                  <m:e>
                    <m:r>
                      <m:rPr>
                        <m:sty m:val="p"/>
                      </m:rPr>
                      <w:rPr>
                        <w:rFonts w:ascii="Cambria Math" w:hAnsi="Cambria Math"/>
                        <w:sz w:val="18"/>
                        <w:szCs w:val="18"/>
                        <w:lang w:val="en-US"/>
                      </w:rPr>
                      <m:t>1-</m:t>
                    </m:r>
                    <m:r>
                      <w:rPr>
                        <w:rFonts w:ascii="Cambria Math" w:hAnsi="Cambria Math"/>
                        <w:sz w:val="18"/>
                        <w:szCs w:val="18"/>
                        <w:lang w:val="en-US"/>
                      </w:rPr>
                      <m:t>x</m:t>
                    </m:r>
                  </m:e>
                </m:mr>
              </m:m>
            </m:e>
          </m:d>
          <m:r>
            <w:rPr>
              <w:rFonts w:ascii="Cambria Math" w:eastAsiaTheme="minorEastAsia" w:hAnsi="Cambria Math"/>
              <w:sz w:val="18"/>
              <w:szCs w:val="18"/>
              <w:lang w:val="en-US"/>
            </w:rPr>
            <m:t>=</m:t>
          </m:r>
        </m:oMath>
      </m:oMathPara>
    </w:p>
    <w:p w14:paraId="5C775E1B" w14:textId="77777777" w:rsidR="00674E4F" w:rsidRPr="005D7392" w:rsidRDefault="00000000" w:rsidP="00674E4F">
      <w:pPr>
        <w:rPr>
          <w:rFonts w:eastAsiaTheme="minorEastAsia"/>
          <w:sz w:val="12"/>
          <w:szCs w:val="12"/>
          <w:lang w:val="en-US"/>
        </w:rPr>
      </w:pPr>
      <m:oMathPara>
        <m:oMath>
          <m:d>
            <m:dPr>
              <m:ctrlPr>
                <w:rPr>
                  <w:rFonts w:ascii="Cambria Math" w:eastAsiaTheme="minorEastAsia" w:hAnsi="Cambria Math"/>
                  <w:i/>
                  <w:sz w:val="12"/>
                  <w:szCs w:val="12"/>
                  <w:lang w:val="en-US"/>
                </w:rPr>
              </m:ctrlPr>
            </m:dPr>
            <m:e>
              <m:m>
                <m:mPr>
                  <m:mcs>
                    <m:mc>
                      <m:mcPr>
                        <m:count m:val="2"/>
                        <m:mcJc m:val="center"/>
                      </m:mcPr>
                    </m:mc>
                  </m:mcs>
                  <m:ctrlPr>
                    <w:rPr>
                      <w:rFonts w:ascii="Cambria Math" w:eastAsiaTheme="minorEastAsia" w:hAnsi="Cambria Math"/>
                      <w:i/>
                      <w:sz w:val="12"/>
                      <w:szCs w:val="12"/>
                      <w:lang w:val="en-US"/>
                    </w:rPr>
                  </m:ctrlPr>
                </m:mPr>
                <m:mr>
                  <m:e>
                    <m:f>
                      <m:fPr>
                        <m:ctrlPr>
                          <w:rPr>
                            <w:rFonts w:ascii="Cambria Math" w:eastAsiaTheme="minorEastAsia" w:hAnsi="Cambria Math"/>
                            <w:i/>
                            <w:sz w:val="12"/>
                            <w:szCs w:val="12"/>
                          </w:rPr>
                        </m:ctrlPr>
                      </m:fPr>
                      <m:num>
                        <m:r>
                          <w:rPr>
                            <w:rFonts w:ascii="Cambria Math" w:eastAsiaTheme="minorEastAsia" w:hAnsi="Cambria Math"/>
                            <w:sz w:val="12"/>
                            <w:szCs w:val="12"/>
                          </w:rPr>
                          <m:t>-4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sSup>
                          <m:sSupPr>
                            <m:ctrlPr>
                              <w:rPr>
                                <w:rFonts w:ascii="Cambria Math" w:eastAsiaTheme="minorEastAsia" w:hAnsi="Cambria Math"/>
                                <w:i/>
                                <w:sz w:val="12"/>
                                <w:szCs w:val="12"/>
                              </w:rPr>
                            </m:ctrlPr>
                          </m:sSupPr>
                          <m:e>
                            <m:r>
                              <w:rPr>
                                <w:rFonts w:ascii="Cambria Math" w:eastAsiaTheme="minorEastAsia" w:hAnsi="Cambria Math"/>
                                <w:sz w:val="12"/>
                                <w:szCs w:val="12"/>
                              </w:rPr>
                              <m:t>α</m:t>
                            </m:r>
                          </m:e>
                          <m:sup>
                            <m:r>
                              <w:rPr>
                                <w:rFonts w:ascii="Cambria Math" w:eastAsiaTheme="minorEastAsia" w:hAnsi="Cambria Math"/>
                                <w:sz w:val="12"/>
                                <w:szCs w:val="12"/>
                              </w:rPr>
                              <m:t>2</m:t>
                            </m:r>
                          </m:sup>
                        </m:sSup>
                        <m:r>
                          <w:rPr>
                            <w:rFonts w:ascii="Cambria Math" w:eastAsiaTheme="minorEastAsia" w:hAnsi="Cambria Math"/>
                            <w:sz w:val="12"/>
                            <w:szCs w:val="12"/>
                          </w:rPr>
                          <m:t>+4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αρ-2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α +2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α+2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-2α-2ρ+1</m:t>
                        </m:r>
                      </m:num>
                      <m:den>
                        <m:r>
                          <w:rPr>
                            <w:rFonts w:ascii="Cambria Math" w:eastAsiaTheme="minorEastAsia" w:hAnsi="Cambria Math"/>
                            <w:sz w:val="12"/>
                            <w:szCs w:val="12"/>
                          </w:rPr>
                          <m:t>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α+2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-2α-2ρ+1</m:t>
                        </m:r>
                      </m:den>
                    </m:f>
                    <m:r>
                      <w:rPr>
                        <w:rFonts w:ascii="Cambria Math" w:eastAsiaTheme="minorEastAsia" w:hAnsi="Cambria Math"/>
                        <w:sz w:val="12"/>
                        <w:szCs w:val="12"/>
                      </w:rPr>
                      <m:t xml:space="preserve"> </m:t>
                    </m:r>
                  </m:e>
                  <m:e>
                    <m:f>
                      <m:fPr>
                        <m:ctrlPr>
                          <w:rPr>
                            <w:rFonts w:ascii="Cambria Math" w:eastAsiaTheme="minorEastAsia" w:hAnsi="Cambria Math"/>
                            <w:i/>
                            <w:sz w:val="12"/>
                            <w:szCs w:val="12"/>
                          </w:rPr>
                        </m:ctrlPr>
                      </m:fPr>
                      <m:num>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d>
                          <m:dPr>
                            <m:ctrlPr>
                              <w:rPr>
                                <w:rFonts w:ascii="Cambria Math" w:eastAsiaTheme="minorEastAsia" w:hAnsi="Cambria Math"/>
                                <w:i/>
                                <w:sz w:val="12"/>
                                <w:szCs w:val="12"/>
                              </w:rPr>
                            </m:ctrlPr>
                          </m:dPr>
                          <m:e>
                            <m:r>
                              <w:rPr>
                                <w:rFonts w:ascii="Cambria Math" w:eastAsiaTheme="minorEastAsia" w:hAnsi="Cambria Math"/>
                                <w:sz w:val="12"/>
                                <w:szCs w:val="12"/>
                              </w:rPr>
                              <m:t>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sSup>
                              <m:sSupPr>
                                <m:ctrlPr>
                                  <w:rPr>
                                    <w:rFonts w:ascii="Cambria Math" w:eastAsiaTheme="minorEastAsia" w:hAnsi="Cambria Math"/>
                                    <w:i/>
                                    <w:sz w:val="12"/>
                                    <w:szCs w:val="12"/>
                                  </w:rPr>
                                </m:ctrlPr>
                              </m:sSupPr>
                              <m:e>
                                <m:r>
                                  <w:rPr>
                                    <w:rFonts w:ascii="Cambria Math" w:eastAsiaTheme="minorEastAsia" w:hAnsi="Cambria Math"/>
                                    <w:sz w:val="12"/>
                                    <w:szCs w:val="12"/>
                                  </w:rPr>
                                  <m:t>α</m:t>
                                </m:r>
                              </m:e>
                              <m:sup>
                                <m:r>
                                  <w:rPr>
                                    <w:rFonts w:ascii="Cambria Math" w:eastAsiaTheme="minorEastAsia" w:hAnsi="Cambria Math"/>
                                    <w:sz w:val="12"/>
                                    <w:szCs w:val="12"/>
                                  </w:rPr>
                                  <m:t>2</m:t>
                                </m:r>
                              </m:sup>
                            </m:sSup>
                            <m:r>
                              <w:rPr>
                                <w:rFonts w:ascii="Cambria Math" w:eastAsiaTheme="minorEastAsia" w:hAnsi="Cambria Math"/>
                                <w:sz w:val="12"/>
                                <w:szCs w:val="12"/>
                              </w:rPr>
                              <m:t>-4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αρ+2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-2α-2ρ+1</m:t>
                            </m:r>
                          </m:e>
                        </m:d>
                      </m:num>
                      <m:den>
                        <m:r>
                          <w:rPr>
                            <w:rFonts w:ascii="Cambria Math" w:eastAsiaTheme="minorEastAsia" w:hAnsi="Cambria Math"/>
                            <w:sz w:val="12"/>
                            <w:szCs w:val="12"/>
                          </w:rPr>
                          <m:t>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α+2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-2α-2ρ+1</m:t>
                        </m:r>
                      </m:den>
                    </m:f>
                  </m:e>
                </m:mr>
                <m:mr>
                  <m:e>
                    <m:f>
                      <m:fPr>
                        <m:ctrlPr>
                          <w:rPr>
                            <w:rFonts w:ascii="Cambria Math" w:eastAsiaTheme="minorEastAsia" w:hAnsi="Cambria Math"/>
                            <w:i/>
                            <w:sz w:val="12"/>
                            <w:szCs w:val="12"/>
                          </w:rPr>
                        </m:ctrlPr>
                      </m:fPr>
                      <m:num>
                        <m:r>
                          <w:rPr>
                            <w:rFonts w:ascii="Cambria Math" w:eastAsiaTheme="minorEastAsia" w:hAnsi="Cambria Math"/>
                            <w:sz w:val="12"/>
                            <w:szCs w:val="12"/>
                          </w:rPr>
                          <m:t>-4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sSup>
                          <m:sSupPr>
                            <m:ctrlPr>
                              <w:rPr>
                                <w:rFonts w:ascii="Cambria Math" w:eastAsiaTheme="minorEastAsia" w:hAnsi="Cambria Math"/>
                                <w:i/>
                                <w:sz w:val="12"/>
                                <w:szCs w:val="12"/>
                              </w:rPr>
                            </m:ctrlPr>
                          </m:sSupPr>
                          <m:e>
                            <m:r>
                              <w:rPr>
                                <w:rFonts w:ascii="Cambria Math" w:eastAsiaTheme="minorEastAsia" w:hAnsi="Cambria Math"/>
                                <w:sz w:val="12"/>
                                <w:szCs w:val="12"/>
                              </w:rPr>
                              <m:t>α</m:t>
                            </m:r>
                          </m:e>
                          <m:sup>
                            <m:r>
                              <w:rPr>
                                <w:rFonts w:ascii="Cambria Math" w:eastAsiaTheme="minorEastAsia" w:hAnsi="Cambria Math"/>
                                <w:sz w:val="12"/>
                                <w:szCs w:val="12"/>
                              </w:rPr>
                              <m:t>2</m:t>
                            </m:r>
                          </m:sup>
                        </m:sSup>
                        <m:r>
                          <w:rPr>
                            <w:rFonts w:ascii="Cambria Math" w:eastAsiaTheme="minorEastAsia" w:hAnsi="Cambria Math"/>
                            <w:sz w:val="12"/>
                            <w:szCs w:val="12"/>
                          </w:rPr>
                          <m:t xml:space="preserve"> +4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αρ-2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p>
                          <m:sSupPr>
                            <m:ctrlPr>
                              <w:rPr>
                                <w:rFonts w:ascii="Cambria Math" w:eastAsiaTheme="minorEastAsia" w:hAnsi="Cambria Math"/>
                                <w:i/>
                                <w:sz w:val="12"/>
                                <w:szCs w:val="12"/>
                              </w:rPr>
                            </m:ctrlPr>
                          </m:sSupPr>
                          <m:e>
                            <m:r>
                              <w:rPr>
                                <w:rFonts w:ascii="Cambria Math" w:eastAsiaTheme="minorEastAsia" w:hAnsi="Cambria Math"/>
                                <w:sz w:val="12"/>
                                <w:szCs w:val="12"/>
                              </w:rPr>
                              <m:t>α</m:t>
                            </m:r>
                          </m:e>
                          <m:sup>
                            <m:r>
                              <w:rPr>
                                <w:rFonts w:ascii="Cambria Math" w:eastAsiaTheme="minorEastAsia" w:hAnsi="Cambria Math"/>
                                <w:sz w:val="12"/>
                                <w:szCs w:val="12"/>
                              </w:rPr>
                              <m:t>2</m:t>
                            </m:r>
                          </m:sup>
                        </m:sSup>
                        <m:r>
                          <w:rPr>
                            <w:rFonts w:ascii="Cambria Math" w:eastAsiaTheme="minorEastAsia" w:hAnsi="Cambria Math"/>
                            <w:sz w:val="12"/>
                            <w:szCs w:val="12"/>
                          </w:rPr>
                          <m:t>-2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αρ+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α+</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α+2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-2α-2ρ+1</m:t>
                        </m:r>
                      </m:num>
                      <m:den>
                        <m:r>
                          <w:rPr>
                            <w:rFonts w:ascii="Cambria Math" w:eastAsiaTheme="minorEastAsia" w:hAnsi="Cambria Math"/>
                            <w:sz w:val="12"/>
                            <w:szCs w:val="12"/>
                          </w:rPr>
                          <m:t>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α+2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-2α-2ρ+1</m:t>
                        </m:r>
                      </m:den>
                    </m:f>
                  </m:e>
                  <m:e>
                    <m:f>
                      <m:fPr>
                        <m:ctrlPr>
                          <w:rPr>
                            <w:rFonts w:ascii="Cambria Math" w:eastAsiaTheme="minorEastAsia" w:hAnsi="Cambria Math"/>
                            <w:i/>
                            <w:sz w:val="12"/>
                            <w:szCs w:val="12"/>
                          </w:rPr>
                        </m:ctrlPr>
                      </m:fPr>
                      <m:num>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d>
                          <m:dPr>
                            <m:ctrlPr>
                              <w:rPr>
                                <w:rFonts w:ascii="Cambria Math" w:eastAsiaTheme="minorEastAsia" w:hAnsi="Cambria Math"/>
                                <w:i/>
                                <w:sz w:val="12"/>
                                <w:szCs w:val="12"/>
                              </w:rPr>
                            </m:ctrlPr>
                          </m:dPr>
                          <m:e>
                            <m:r>
                              <w:rPr>
                                <w:rFonts w:ascii="Cambria Math" w:eastAsiaTheme="minorEastAsia" w:hAnsi="Cambria Math"/>
                                <w:sz w:val="12"/>
                                <w:szCs w:val="12"/>
                              </w:rPr>
                              <m:t>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sSup>
                              <m:sSupPr>
                                <m:ctrlPr>
                                  <w:rPr>
                                    <w:rFonts w:ascii="Cambria Math" w:eastAsiaTheme="minorEastAsia" w:hAnsi="Cambria Math"/>
                                    <w:i/>
                                    <w:sz w:val="12"/>
                                    <w:szCs w:val="12"/>
                                  </w:rPr>
                                </m:ctrlPr>
                              </m:sSupPr>
                              <m:e>
                                <m:r>
                                  <w:rPr>
                                    <w:rFonts w:ascii="Cambria Math" w:eastAsiaTheme="minorEastAsia" w:hAnsi="Cambria Math"/>
                                    <w:sz w:val="12"/>
                                    <w:szCs w:val="12"/>
                                  </w:rPr>
                                  <m:t>α</m:t>
                                </m:r>
                              </m:e>
                              <m:sup>
                                <m:r>
                                  <w:rPr>
                                    <w:rFonts w:ascii="Cambria Math" w:eastAsiaTheme="minorEastAsia" w:hAnsi="Cambria Math"/>
                                    <w:sz w:val="12"/>
                                    <w:szCs w:val="12"/>
                                  </w:rPr>
                                  <m:t>2</m:t>
                                </m:r>
                              </m:sup>
                            </m:sSup>
                            <m:r>
                              <w:rPr>
                                <w:rFonts w:ascii="Cambria Math" w:eastAsiaTheme="minorEastAsia" w:hAnsi="Cambria Math"/>
                                <w:sz w:val="12"/>
                                <w:szCs w:val="12"/>
                              </w:rPr>
                              <m:t>-4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αρ+2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-2</m:t>
                            </m:r>
                            <m:sSup>
                              <m:sSupPr>
                                <m:ctrlPr>
                                  <w:rPr>
                                    <w:rFonts w:ascii="Cambria Math" w:eastAsiaTheme="minorEastAsia" w:hAnsi="Cambria Math"/>
                                    <w:i/>
                                    <w:sz w:val="12"/>
                                    <w:szCs w:val="12"/>
                                  </w:rPr>
                                </m:ctrlPr>
                              </m:sSupPr>
                              <m:e>
                                <m:r>
                                  <w:rPr>
                                    <w:rFonts w:ascii="Cambria Math" w:eastAsiaTheme="minorEastAsia" w:hAnsi="Cambria Math"/>
                                    <w:sz w:val="12"/>
                                    <w:szCs w:val="12"/>
                                  </w:rPr>
                                  <m:t>α</m:t>
                                </m:r>
                              </m:e>
                              <m:sup>
                                <m:r>
                                  <w:rPr>
                                    <w:rFonts w:ascii="Cambria Math" w:eastAsiaTheme="minorEastAsia" w:hAnsi="Cambria Math"/>
                                    <w:sz w:val="12"/>
                                    <w:szCs w:val="12"/>
                                  </w:rPr>
                                  <m:t>2</m:t>
                                </m:r>
                              </m:sup>
                            </m:sSup>
                            <m:r>
                              <w:rPr>
                                <w:rFonts w:ascii="Cambria Math" w:eastAsiaTheme="minorEastAsia" w:hAnsi="Cambria Math"/>
                                <w:sz w:val="12"/>
                                <w:szCs w:val="12"/>
                              </w:rPr>
                              <m:t>+2αρ-α-2ρ+1</m:t>
                            </m:r>
                          </m:e>
                        </m:d>
                      </m:num>
                      <m:den>
                        <m:d>
                          <m:dPr>
                            <m:ctrlPr>
                              <w:rPr>
                                <w:rFonts w:ascii="Cambria Math" w:eastAsiaTheme="minorEastAsia" w:hAnsi="Cambria Math"/>
                                <w:i/>
                                <w:sz w:val="12"/>
                                <w:szCs w:val="12"/>
                              </w:rPr>
                            </m:ctrlPr>
                          </m:dPr>
                          <m:e>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p</m:t>
                                </m:r>
                              </m:sub>
                            </m:sSub>
                            <m:r>
                              <w:rPr>
                                <w:rFonts w:ascii="Cambria Math" w:eastAsiaTheme="minorEastAsia" w:hAnsi="Cambria Math"/>
                                <w:sz w:val="12"/>
                                <w:szCs w:val="12"/>
                              </w:rPr>
                              <m:t>-1</m:t>
                            </m:r>
                          </m:e>
                        </m:d>
                        <m:d>
                          <m:dPr>
                            <m:ctrlPr>
                              <w:rPr>
                                <w:rFonts w:ascii="Cambria Math" w:eastAsiaTheme="minorEastAsia" w:hAnsi="Cambria Math"/>
                                <w:i/>
                                <w:sz w:val="12"/>
                                <w:szCs w:val="12"/>
                              </w:rPr>
                            </m:ctrlPr>
                          </m:dPr>
                          <m:e>
                            <m:r>
                              <w:rPr>
                                <w:rFonts w:ascii="Cambria Math" w:eastAsiaTheme="minorEastAsia" w:hAnsi="Cambria Math"/>
                                <w:sz w:val="12"/>
                                <w:szCs w:val="12"/>
                              </w:rPr>
                              <m:t>2α+2ρ-1</m:t>
                            </m:r>
                          </m:e>
                        </m:d>
                      </m:den>
                    </m:f>
                  </m:e>
                </m:mr>
                <m:mr>
                  <m:e>
                    <m:f>
                      <m:fPr>
                        <m:ctrlPr>
                          <w:rPr>
                            <w:rFonts w:ascii="Cambria Math" w:eastAsiaTheme="minorEastAsia" w:hAnsi="Cambria Math"/>
                            <w:i/>
                            <w:sz w:val="12"/>
                            <w:szCs w:val="12"/>
                          </w:rPr>
                        </m:ctrlPr>
                      </m:fPr>
                      <m:num>
                        <m:r>
                          <w:rPr>
                            <w:rFonts w:ascii="Cambria Math" w:eastAsiaTheme="minorEastAsia" w:hAnsi="Cambria Math"/>
                            <w:sz w:val="12"/>
                            <w:szCs w:val="12"/>
                          </w:rPr>
                          <m:t>-4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sSup>
                          <m:sSupPr>
                            <m:ctrlPr>
                              <w:rPr>
                                <w:rFonts w:ascii="Cambria Math" w:eastAsiaTheme="minorEastAsia" w:hAnsi="Cambria Math"/>
                                <w:i/>
                                <w:sz w:val="12"/>
                                <w:szCs w:val="12"/>
                              </w:rPr>
                            </m:ctrlPr>
                          </m:sSupPr>
                          <m:e>
                            <m:r>
                              <w:rPr>
                                <w:rFonts w:ascii="Cambria Math" w:eastAsiaTheme="minorEastAsia" w:hAnsi="Cambria Math"/>
                                <w:sz w:val="12"/>
                                <w:szCs w:val="12"/>
                              </w:rPr>
                              <m:t>α</m:t>
                            </m:r>
                          </m:e>
                          <m:sup>
                            <m:r>
                              <w:rPr>
                                <w:rFonts w:ascii="Cambria Math" w:eastAsiaTheme="minorEastAsia" w:hAnsi="Cambria Math"/>
                                <w:sz w:val="12"/>
                                <w:szCs w:val="12"/>
                              </w:rPr>
                              <m:t>2</m:t>
                            </m:r>
                          </m:sup>
                        </m:sSup>
                        <m:r>
                          <w:rPr>
                            <w:rFonts w:ascii="Cambria Math" w:eastAsiaTheme="minorEastAsia" w:hAnsi="Cambria Math"/>
                            <w:sz w:val="12"/>
                            <w:szCs w:val="12"/>
                          </w:rPr>
                          <m:t>+4</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αρ-2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ρ+</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r>
                          <w:rPr>
                            <w:rFonts w:ascii="Cambria Math" w:eastAsiaTheme="minorEastAsia" w:hAnsi="Cambria Math"/>
                            <w:sz w:val="12"/>
                            <w:szCs w:val="12"/>
                          </w:rPr>
                          <m:t>+2α+2ρ-1</m:t>
                        </m:r>
                      </m:num>
                      <m:den>
                        <m:r>
                          <w:rPr>
                            <w:rFonts w:ascii="Cambria Math" w:eastAsiaTheme="minorEastAsia" w:hAnsi="Cambria Math"/>
                            <w:sz w:val="12"/>
                            <w:szCs w:val="12"/>
                          </w:rPr>
                          <m:t>2α+2ρ-1</m:t>
                        </m:r>
                      </m:den>
                    </m:f>
                  </m:e>
                  <m:e>
                    <m:f>
                      <m:fPr>
                        <m:ctrlPr>
                          <w:rPr>
                            <w:rFonts w:ascii="Cambria Math" w:eastAsiaTheme="minorEastAsia" w:hAnsi="Cambria Math"/>
                            <w:i/>
                            <w:sz w:val="12"/>
                            <w:szCs w:val="12"/>
                          </w:rPr>
                        </m:ctrlPr>
                      </m:fPr>
                      <m:num>
                        <m:r>
                          <w:rPr>
                            <w:rFonts w:ascii="Cambria Math" w:eastAsiaTheme="minorEastAsia" w:hAnsi="Cambria Math"/>
                            <w:sz w:val="12"/>
                            <w:szCs w:val="12"/>
                          </w:rPr>
                          <m:t>2</m:t>
                        </m:r>
                        <m:sSub>
                          <m:sSubPr>
                            <m:ctrlPr>
                              <w:rPr>
                                <w:rFonts w:ascii="Cambria Math" w:eastAsiaTheme="minorEastAsia" w:hAnsi="Cambria Math"/>
                                <w:i/>
                                <w:sz w:val="12"/>
                                <w:szCs w:val="12"/>
                              </w:rPr>
                            </m:ctrlPr>
                          </m:sSubPr>
                          <m:e>
                            <m:r>
                              <w:rPr>
                                <w:rFonts w:ascii="Cambria Math" w:eastAsiaTheme="minorEastAsia" w:hAnsi="Cambria Math"/>
                                <w:sz w:val="12"/>
                                <w:szCs w:val="12"/>
                              </w:rPr>
                              <m:t>m</m:t>
                            </m:r>
                          </m:e>
                          <m:sub>
                            <m:r>
                              <w:rPr>
                                <w:rFonts w:ascii="Cambria Math" w:eastAsiaTheme="minorEastAsia" w:hAnsi="Cambria Math"/>
                                <w:sz w:val="12"/>
                                <w:szCs w:val="12"/>
                              </w:rPr>
                              <m:t>o</m:t>
                            </m:r>
                          </m:sub>
                        </m:sSub>
                        <m:d>
                          <m:dPr>
                            <m:ctrlPr>
                              <w:rPr>
                                <w:rFonts w:ascii="Cambria Math" w:eastAsiaTheme="minorEastAsia" w:hAnsi="Cambria Math"/>
                                <w:i/>
                                <w:sz w:val="12"/>
                                <w:szCs w:val="12"/>
                              </w:rPr>
                            </m:ctrlPr>
                          </m:dPr>
                          <m:e>
                            <m:r>
                              <w:rPr>
                                <w:rFonts w:ascii="Cambria Math" w:eastAsiaTheme="minorEastAsia" w:hAnsi="Cambria Math"/>
                                <w:sz w:val="12"/>
                                <w:szCs w:val="12"/>
                              </w:rPr>
                              <m:t>2α - 1</m:t>
                            </m:r>
                          </m:e>
                        </m:d>
                        <m:d>
                          <m:dPr>
                            <m:ctrlPr>
                              <w:rPr>
                                <w:rFonts w:ascii="Cambria Math" w:eastAsiaTheme="minorEastAsia" w:hAnsi="Cambria Math"/>
                                <w:i/>
                                <w:sz w:val="12"/>
                                <w:szCs w:val="12"/>
                              </w:rPr>
                            </m:ctrlPr>
                          </m:dPr>
                          <m:e>
                            <m:r>
                              <w:rPr>
                                <w:rFonts w:ascii="Cambria Math" w:eastAsiaTheme="minorEastAsia" w:hAnsi="Cambria Math"/>
                                <w:sz w:val="12"/>
                                <w:szCs w:val="12"/>
                              </w:rPr>
                              <m:t>α-ρ+0.5</m:t>
                            </m:r>
                          </m:e>
                        </m:d>
                      </m:num>
                      <m:den>
                        <m:r>
                          <w:rPr>
                            <w:rFonts w:ascii="Cambria Math" w:eastAsiaTheme="minorEastAsia" w:hAnsi="Cambria Math"/>
                            <w:sz w:val="12"/>
                            <w:szCs w:val="12"/>
                          </w:rPr>
                          <m:t>2α+2ρ-1</m:t>
                        </m:r>
                      </m:den>
                    </m:f>
                  </m:e>
                </m:mr>
              </m:m>
            </m:e>
          </m:d>
        </m:oMath>
      </m:oMathPara>
    </w:p>
    <w:p w14:paraId="6A620DAB" w14:textId="336D833A" w:rsidR="00674E4F" w:rsidRPr="004E5BEE" w:rsidRDefault="004E5BEE" w:rsidP="00674E4F">
      <w:pPr>
        <w:rPr>
          <w:rFonts w:eastAsiaTheme="minorEastAsia"/>
          <w:lang w:val="en-US"/>
        </w:rPr>
      </w:pPr>
      <w:r w:rsidRPr="004E5BEE">
        <w:rPr>
          <w:rFonts w:eastAsiaTheme="minorEastAsia"/>
        </w:rPr>
        <w:t>W</w:t>
      </w:r>
      <w:r w:rsidR="00354B43" w:rsidRPr="004E5BEE">
        <w:rPr>
          <w:rFonts w:eastAsiaTheme="minorEastAsia"/>
        </w:rPr>
        <w:t xml:space="preserve">e can </w:t>
      </w:r>
      <w:r w:rsidRPr="004E5BEE">
        <w:rPr>
          <w:rFonts w:eastAsiaTheme="minorEastAsia"/>
        </w:rPr>
        <w:t>find parameter combinations for which the entries of</w:t>
      </w:r>
      <w:r w:rsidR="00354B43" w:rsidRPr="004E5BEE">
        <w:rPr>
          <w:rFonts w:eastAsiaTheme="minorEastAsia"/>
        </w:rPr>
        <w:t xml:space="preserve"> </w:t>
      </w:r>
      <w:r w:rsidR="00354B43" w:rsidRPr="004E5BEE">
        <w:rPr>
          <w:rFonts w:eastAsiaTheme="minorEastAsia"/>
          <w:i/>
          <w:iCs/>
        </w:rPr>
        <w:t>M</w:t>
      </w:r>
      <w:r w:rsidRPr="004E5BEE">
        <w:rPr>
          <w:rFonts w:eastAsiaTheme="minorEastAsia"/>
        </w:rPr>
        <w:t xml:space="preserve">, i.e., </w:t>
      </w:r>
      <w:r w:rsidR="00354B43" w:rsidRPr="004E5BEE">
        <w:rPr>
          <w:rFonts w:eastAsiaTheme="minorEastAsia"/>
        </w:rPr>
        <w:t xml:space="preserve">the adjusted </w:t>
      </w:r>
      <w:r w:rsidRPr="004E5BEE">
        <w:rPr>
          <w:rFonts w:eastAsiaTheme="minorEastAsia"/>
        </w:rPr>
        <w:t>predicted</w:t>
      </w:r>
      <w:r w:rsidR="00354B43" w:rsidRPr="004E5BEE">
        <w:rPr>
          <w:rFonts w:eastAsiaTheme="minorEastAsia"/>
        </w:rPr>
        <w:t xml:space="preserve"> conditional probabilities</w:t>
      </w:r>
      <w:r w:rsidRPr="004E5BEE">
        <w:rPr>
          <w:rFonts w:eastAsiaTheme="minorEastAsia"/>
        </w:rPr>
        <w:t>,</w:t>
      </w:r>
      <w:r w:rsidR="00354B43" w:rsidRPr="004E5BEE">
        <w:rPr>
          <w:rFonts w:eastAsiaTheme="minorEastAsia"/>
        </w:rPr>
        <w:t xml:space="preserve"> </w:t>
      </w:r>
      <w:r w:rsidRPr="004E5BEE">
        <w:rPr>
          <w:rFonts w:eastAsiaTheme="minorEastAsia"/>
        </w:rPr>
        <w:t>are</w:t>
      </w:r>
      <w:r w:rsidR="00354B43" w:rsidRPr="004E5BEE">
        <w:rPr>
          <w:rFonts w:eastAsiaTheme="minorEastAsia"/>
        </w:rPr>
        <w:t xml:space="preserve"> zero</w:t>
      </w:r>
      <w:r w:rsidR="00267E20">
        <w:rPr>
          <w:rFonts w:eastAsiaTheme="minorEastAsia"/>
        </w:rPr>
        <w:t>, and the</w:t>
      </w:r>
      <w:r w:rsidRPr="004E5BEE">
        <w:rPr>
          <w:rFonts w:eastAsiaTheme="minorEastAsia"/>
        </w:rPr>
        <w:t xml:space="preserve"> log-likelihood</w:t>
      </w:r>
      <w:r w:rsidR="00267E20">
        <w:rPr>
          <w:rFonts w:eastAsiaTheme="minorEastAsia"/>
        </w:rPr>
        <w:t xml:space="preserve"> is undefined.</w:t>
      </w:r>
      <w:r w:rsidRPr="004E5BEE">
        <w:rPr>
          <w:rFonts w:eastAsiaTheme="minorEastAsia"/>
        </w:rPr>
        <w:t xml:space="preserve"> </w:t>
      </w:r>
      <w:r w:rsidR="00267E20">
        <w:rPr>
          <w:rFonts w:eastAsiaTheme="minorEastAsia"/>
        </w:rPr>
        <w:t>We indeed find such curves in the parameter space that</w:t>
      </w:r>
      <w:r w:rsidRPr="004E5BEE">
        <w:rPr>
          <w:rFonts w:eastAsiaTheme="minorEastAsia"/>
        </w:rPr>
        <w:t xml:space="preserve"> </w:t>
      </w:r>
      <w:r w:rsidR="00267E20">
        <w:rPr>
          <w:rFonts w:eastAsiaTheme="minorEastAsia"/>
        </w:rPr>
        <w:t>correspond to the</w:t>
      </w:r>
      <w:r w:rsidRPr="004E5BEE">
        <w:rPr>
          <w:rFonts w:eastAsiaTheme="minorEastAsia"/>
          <w:lang w:val="en-US"/>
        </w:rPr>
        <w:t xml:space="preserve"> </w:t>
      </w:r>
      <w:r w:rsidR="00674E4F" w:rsidRPr="004E5BEE">
        <w:rPr>
          <w:rFonts w:eastAsiaTheme="minorEastAsia"/>
          <w:lang w:val="en-US"/>
        </w:rPr>
        <w:t>ruggedness</w:t>
      </w:r>
      <w:r w:rsidR="00267E20">
        <w:rPr>
          <w:rFonts w:eastAsiaTheme="minorEastAsia"/>
          <w:lang w:val="en-US"/>
        </w:rPr>
        <w:t xml:space="preserve"> of the</w:t>
      </w:r>
      <w:r w:rsidR="00436EE1" w:rsidRPr="004E5BEE">
        <w:rPr>
          <w:rFonts w:eastAsiaTheme="minorEastAsia"/>
          <w:lang w:val="en-US"/>
        </w:rPr>
        <w:t xml:space="preserve"> log-likelihood surface</w:t>
      </w:r>
      <w:r w:rsidR="00267E20">
        <w:rPr>
          <w:rFonts w:eastAsiaTheme="minorEastAsia"/>
          <w:lang w:val="en-US"/>
        </w:rPr>
        <w:t> </w:t>
      </w:r>
      <w:r w:rsidR="00436EE1" w:rsidRPr="004E5BEE">
        <w:rPr>
          <w:rFonts w:eastAsiaTheme="minorEastAsia"/>
          <w:lang w:val="en-US"/>
        </w:rPr>
        <w:t>(Figure S</w:t>
      </w:r>
      <w:r w:rsidR="00914565" w:rsidRPr="004E5BEE">
        <w:rPr>
          <w:rFonts w:eastAsiaTheme="minorEastAsia"/>
          <w:lang w:val="en-US"/>
        </w:rPr>
        <w:t>4)</w:t>
      </w:r>
      <w:r w:rsidR="00674E4F" w:rsidRPr="004E5BEE">
        <w:rPr>
          <w:rFonts w:eastAsiaTheme="minorEastAsia"/>
          <w:lang w:val="en-US"/>
        </w:rPr>
        <w:t>.</w:t>
      </w:r>
    </w:p>
    <w:p w14:paraId="618A7CF2" w14:textId="677A7956" w:rsidR="00E02EC6" w:rsidRDefault="00E02EC6" w:rsidP="00E02EC6">
      <w:pPr>
        <w:pStyle w:val="Heading2"/>
      </w:pPr>
      <w:r w:rsidRPr="00E02EC6">
        <w:rPr>
          <w:highlight w:val="yellow"/>
        </w:rPr>
        <w:lastRenderedPageBreak/>
        <w:t>Extension to account for sex differences</w:t>
      </w:r>
    </w:p>
    <w:p w14:paraId="789BBA00" w14:textId="77777777" w:rsidR="003F5F41" w:rsidRPr="001603AD" w:rsidRDefault="003F5F41" w:rsidP="003F5F41">
      <w:pPr>
        <w:rPr>
          <w:lang w:val="en-US"/>
        </w:rPr>
      </w:pPr>
      <w:r w:rsidRPr="001603AD">
        <w:rPr>
          <w:lang w:val="en-US"/>
        </w:rPr>
        <w:t xml:space="preserve">We assume </w:t>
      </w:r>
      <w:r w:rsidRPr="001603AD">
        <w:rPr>
          <w:i/>
          <w:lang w:val="en-US"/>
        </w:rPr>
        <w:t>h</w:t>
      </w:r>
      <w:r w:rsidRPr="001603AD">
        <w:rPr>
          <w:vertAlign w:val="subscript"/>
          <w:lang w:val="en-US"/>
        </w:rPr>
        <w:t xml:space="preserve">1 </w:t>
      </w:r>
      <w:r w:rsidRPr="001603AD">
        <w:rPr>
          <w:lang w:val="en-US"/>
        </w:rPr>
        <w:t>= 0</w:t>
      </w:r>
      <w:r w:rsidRPr="001603AD">
        <w:rPr>
          <w:i/>
          <w:lang w:val="en-US"/>
        </w:rPr>
        <w:t>, h</w:t>
      </w:r>
      <w:r w:rsidRPr="001603AD">
        <w:rPr>
          <w:vertAlign w:val="subscript"/>
          <w:lang w:val="en-US"/>
        </w:rPr>
        <w:t xml:space="preserve">2 </w:t>
      </w:r>
      <w:r w:rsidRPr="001603AD">
        <w:rPr>
          <w:lang w:val="en-US"/>
        </w:rPr>
        <w:t xml:space="preserve">= </w:t>
      </w:r>
      <w:proofErr w:type="gramStart"/>
      <w:r w:rsidRPr="001603AD">
        <w:rPr>
          <w:lang w:val="en-US"/>
        </w:rPr>
        <w:t>0</w:t>
      </w:r>
      <w:r w:rsidRPr="001603AD">
        <w:rPr>
          <w:i/>
          <w:lang w:val="en-US"/>
        </w:rPr>
        <w:t>,s</w:t>
      </w:r>
      <w:proofErr w:type="gramEnd"/>
      <w:r w:rsidRPr="001603AD">
        <w:rPr>
          <w:vertAlign w:val="subscript"/>
          <w:lang w:val="en-US"/>
        </w:rPr>
        <w:t xml:space="preserve">1 </w:t>
      </w:r>
      <w:r w:rsidRPr="001603AD">
        <w:rPr>
          <w:lang w:val="en-US"/>
        </w:rPr>
        <w:t>= 0</w:t>
      </w:r>
      <w:r w:rsidRPr="001603AD">
        <w:rPr>
          <w:i/>
          <w:lang w:val="en-US"/>
        </w:rPr>
        <w:t>,s</w:t>
      </w:r>
      <w:r w:rsidRPr="001603AD">
        <w:rPr>
          <w:vertAlign w:val="subscript"/>
          <w:lang w:val="en-US"/>
        </w:rPr>
        <w:t xml:space="preserve">2 </w:t>
      </w:r>
      <w:r w:rsidRPr="001603AD">
        <w:rPr>
          <w:i/>
          <w:lang w:val="en-US"/>
        </w:rPr>
        <w:t xml:space="preserve">&gt; </w:t>
      </w:r>
      <w:r w:rsidRPr="001603AD">
        <w:rPr>
          <w:lang w:val="en-US"/>
        </w:rPr>
        <w:t xml:space="preserve">0 as was done by </w:t>
      </w:r>
      <w:proofErr w:type="spellStart"/>
      <w:r w:rsidRPr="001603AD">
        <w:rPr>
          <w:lang w:val="en-US"/>
        </w:rPr>
        <w:t>Laland</w:t>
      </w:r>
      <w:proofErr w:type="spellEnd"/>
      <w:r w:rsidRPr="001603AD">
        <w:rPr>
          <w:lang w:val="en-US"/>
        </w:rPr>
        <w:t xml:space="preserve"> et al. and also follow the fitting scheme of </w:t>
      </w:r>
      <w:proofErr w:type="spellStart"/>
      <w:r w:rsidRPr="001603AD">
        <w:rPr>
          <w:lang w:val="en-US"/>
        </w:rPr>
        <w:t>Laland</w:t>
      </w:r>
      <w:proofErr w:type="spellEnd"/>
      <w:r w:rsidRPr="001603AD">
        <w:rPr>
          <w:lang w:val="en-US"/>
        </w:rPr>
        <w:t xml:space="preserve"> et al. [6] for the unknown parameters, which is Scenario B in this paper</w:t>
      </w:r>
      <w:r>
        <w:rPr>
          <w:lang w:val="en-US"/>
        </w:rPr>
        <w:t xml:space="preserve">, meaning that we do not perform a criterion shift before fitting our parameters. </w:t>
      </w:r>
    </w:p>
    <w:p w14:paraId="093B925B" w14:textId="77777777" w:rsidR="003F5F41" w:rsidRPr="001603AD" w:rsidRDefault="003F5F41" w:rsidP="003F5F41">
      <w:pPr>
        <w:rPr>
          <w:lang w:val="en-US"/>
        </w:rPr>
      </w:pPr>
      <w:r w:rsidRPr="001603AD">
        <w:rPr>
          <w:lang w:val="en-US"/>
        </w:rPr>
        <w:t xml:space="preserve">We </w:t>
      </w:r>
      <w:r>
        <w:rPr>
          <w:lang w:val="en-US"/>
        </w:rPr>
        <w:t xml:space="preserve">fit models (I)-(V) which were described previously, all on the same McKeever data set. We use the log likelihood function listed in the likelihood ratios test </w:t>
      </w:r>
      <w:proofErr w:type="gramStart"/>
      <w:r>
        <w:rPr>
          <w:lang w:val="en-US"/>
        </w:rPr>
        <w:t>section( TO</w:t>
      </w:r>
      <w:proofErr w:type="gramEnd"/>
      <w:r>
        <w:rPr>
          <w:lang w:val="en-US"/>
        </w:rPr>
        <w:t xml:space="preserve"> do: add an equation number to reference). for </w:t>
      </w:r>
      <w:proofErr w:type="gramStart"/>
      <w:r>
        <w:rPr>
          <w:lang w:val="en-US"/>
        </w:rPr>
        <w:t>all of</w:t>
      </w:r>
      <w:proofErr w:type="gramEnd"/>
      <w:r>
        <w:rPr>
          <w:lang w:val="en-US"/>
        </w:rPr>
        <w:t xml:space="preserve"> our fittings. The differences between the model fittings are then the constraints we hold on the 7 parameters of our sex differences model, </w:t>
      </w:r>
      <w:proofErr w:type="spellStart"/>
      <w:proofErr w:type="gramStart"/>
      <w:r>
        <w:rPr>
          <w:lang w:val="en-US"/>
        </w:rPr>
        <w:t>ρ,</w:t>
      </w:r>
      <w:r w:rsidRPr="001603AD">
        <w:rPr>
          <w:i/>
          <w:lang w:val="en-US"/>
        </w:rPr>
        <w:t>γ</w:t>
      </w:r>
      <w:proofErr w:type="gramEnd"/>
      <w:r w:rsidRPr="001603AD">
        <w:rPr>
          <w:i/>
          <w:vertAlign w:val="subscript"/>
          <w:lang w:val="en-US"/>
        </w:rPr>
        <w:t>F</w:t>
      </w:r>
      <w:proofErr w:type="spellEnd"/>
      <w:r w:rsidRPr="001603AD">
        <w:rPr>
          <w:i/>
          <w:lang w:val="en-US"/>
        </w:rPr>
        <w:t xml:space="preserve">, </w:t>
      </w:r>
      <w:proofErr w:type="spellStart"/>
      <w:r w:rsidRPr="001603AD">
        <w:rPr>
          <w:i/>
          <w:lang w:val="en-US"/>
        </w:rPr>
        <w:t>γ</w:t>
      </w:r>
      <w:r w:rsidRPr="001603AD">
        <w:rPr>
          <w:i/>
          <w:vertAlign w:val="subscript"/>
          <w:lang w:val="en-US"/>
        </w:rPr>
        <w:t>M</w:t>
      </w:r>
      <w:proofErr w:type="spellEnd"/>
      <w:r w:rsidRPr="001603AD">
        <w:rPr>
          <w:i/>
          <w:vertAlign w:val="subscript"/>
          <w:lang w:val="en-US"/>
        </w:rPr>
        <w:t xml:space="preserve">, </w:t>
      </w:r>
      <w:r w:rsidRPr="001603AD">
        <w:rPr>
          <w:i/>
          <w:lang w:val="en-US"/>
        </w:rPr>
        <w:t>β</w:t>
      </w:r>
      <w:r w:rsidRPr="001603AD">
        <w:rPr>
          <w:i/>
          <w:vertAlign w:val="subscript"/>
          <w:lang w:val="en-US"/>
        </w:rPr>
        <w:t>F</w:t>
      </w:r>
      <w:r w:rsidRPr="001603AD">
        <w:rPr>
          <w:i/>
          <w:lang w:val="en-US"/>
        </w:rPr>
        <w:t>, β</w:t>
      </w:r>
      <w:r w:rsidRPr="001603AD">
        <w:rPr>
          <w:i/>
          <w:vertAlign w:val="subscript"/>
          <w:lang w:val="en-US"/>
        </w:rPr>
        <w:t xml:space="preserve">M, </w:t>
      </w:r>
      <w:r w:rsidRPr="001603AD">
        <w:rPr>
          <w:i/>
          <w:lang w:val="en-US"/>
        </w:rPr>
        <w:t>α</w:t>
      </w:r>
      <w:r w:rsidRPr="001603AD">
        <w:rPr>
          <w:i/>
          <w:vertAlign w:val="subscript"/>
          <w:lang w:val="en-US"/>
        </w:rPr>
        <w:t>F</w:t>
      </w:r>
      <w:r w:rsidRPr="001603AD">
        <w:rPr>
          <w:i/>
          <w:lang w:val="en-US"/>
        </w:rPr>
        <w:t>, α</w:t>
      </w:r>
      <w:r w:rsidRPr="001603AD">
        <w:rPr>
          <w:i/>
          <w:vertAlign w:val="subscript"/>
          <w:lang w:val="en-US"/>
        </w:rPr>
        <w:t>M</w:t>
      </w:r>
      <w:r>
        <w:rPr>
          <w:lang w:val="en-US"/>
        </w:rPr>
        <w:t>. We list the constraints for each of them below.</w:t>
      </w:r>
    </w:p>
    <w:p w14:paraId="4D6A6661" w14:textId="77777777" w:rsidR="003F5F41" w:rsidRDefault="003F5F41" w:rsidP="003F5F41">
      <w:pPr>
        <w:pStyle w:val="ListParagraph"/>
        <w:numPr>
          <w:ilvl w:val="0"/>
          <w:numId w:val="47"/>
        </w:numPr>
        <w:rPr>
          <w:lang w:val="en-US"/>
        </w:rPr>
      </w:pPr>
      <w:r w:rsidRPr="001603AD">
        <w:rPr>
          <w:i/>
          <w:lang w:val="en-US"/>
        </w:rPr>
        <w:t>α</w:t>
      </w:r>
      <w:r w:rsidRPr="001603AD">
        <w:rPr>
          <w:i/>
          <w:vertAlign w:val="subscript"/>
          <w:lang w:val="en-US"/>
        </w:rPr>
        <w:t>F</w:t>
      </w:r>
      <w:r>
        <w:rPr>
          <w:lang w:val="en-US"/>
        </w:rPr>
        <w:t xml:space="preserve"> =</w:t>
      </w:r>
      <w:r w:rsidRPr="00C16458">
        <w:rPr>
          <w:i/>
          <w:lang w:val="en-US"/>
        </w:rPr>
        <w:t xml:space="preserve"> </w:t>
      </w:r>
      <w:r w:rsidRPr="001603AD">
        <w:rPr>
          <w:i/>
          <w:lang w:val="en-US"/>
        </w:rPr>
        <w:t>α</w:t>
      </w:r>
      <w:r w:rsidRPr="001603AD">
        <w:rPr>
          <w:i/>
          <w:vertAlign w:val="subscript"/>
          <w:lang w:val="en-US"/>
        </w:rPr>
        <w:t>M</w:t>
      </w:r>
      <w:r>
        <w:rPr>
          <w:lang w:val="en-US"/>
        </w:rPr>
        <w:t xml:space="preserve">, </w:t>
      </w:r>
      <w:r w:rsidRPr="001603AD">
        <w:rPr>
          <w:i/>
          <w:lang w:val="en-US"/>
        </w:rPr>
        <w:t>β</w:t>
      </w:r>
      <w:r w:rsidRPr="001603AD">
        <w:rPr>
          <w:i/>
          <w:vertAlign w:val="subscript"/>
          <w:lang w:val="en-US"/>
        </w:rPr>
        <w:t>F</w:t>
      </w:r>
      <w:r>
        <w:rPr>
          <w:lang w:val="en-US"/>
        </w:rPr>
        <w:t xml:space="preserve"> =</w:t>
      </w:r>
      <w:r w:rsidRPr="00C16458">
        <w:rPr>
          <w:i/>
          <w:lang w:val="en-US"/>
        </w:rPr>
        <w:t xml:space="preserve"> </w:t>
      </w:r>
      <w:r w:rsidRPr="001603AD">
        <w:rPr>
          <w:i/>
          <w:lang w:val="en-US"/>
        </w:rPr>
        <w:t>β</w:t>
      </w:r>
      <w:r w:rsidRPr="001603AD">
        <w:rPr>
          <w:i/>
          <w:vertAlign w:val="subscript"/>
          <w:lang w:val="en-US"/>
        </w:rPr>
        <w:t>M</w:t>
      </w:r>
      <w:r>
        <w:rPr>
          <w:lang w:val="en-US"/>
        </w:rPr>
        <w:t xml:space="preserve"> =</w:t>
      </w:r>
      <w:r w:rsidRPr="00C16458">
        <w:rPr>
          <w:i/>
          <w:lang w:val="en-US"/>
        </w:rPr>
        <w:t xml:space="preserve"> </w:t>
      </w:r>
      <w:proofErr w:type="spellStart"/>
      <w:r w:rsidRPr="001603AD">
        <w:rPr>
          <w:i/>
          <w:lang w:val="en-US"/>
        </w:rPr>
        <w:t>γ</w:t>
      </w:r>
      <w:r w:rsidRPr="001603AD">
        <w:rPr>
          <w:i/>
          <w:vertAlign w:val="subscript"/>
          <w:lang w:val="en-US"/>
        </w:rPr>
        <w:t>F</w:t>
      </w:r>
      <w:proofErr w:type="spellEnd"/>
      <w:r>
        <w:rPr>
          <w:lang w:val="en-US"/>
        </w:rPr>
        <w:t xml:space="preserve"> =</w:t>
      </w:r>
      <w:r w:rsidRPr="00C16458">
        <w:rPr>
          <w:i/>
          <w:lang w:val="en-US"/>
        </w:rPr>
        <w:t xml:space="preserve"> </w:t>
      </w:r>
      <w:proofErr w:type="spellStart"/>
      <w:r w:rsidRPr="001603AD">
        <w:rPr>
          <w:i/>
          <w:lang w:val="en-US"/>
        </w:rPr>
        <w:t>γ</w:t>
      </w:r>
      <w:r w:rsidRPr="001603AD">
        <w:rPr>
          <w:i/>
          <w:vertAlign w:val="subscript"/>
          <w:lang w:val="en-US"/>
        </w:rPr>
        <w:t>M</w:t>
      </w:r>
      <w:proofErr w:type="spellEnd"/>
      <w:r>
        <w:rPr>
          <w:lang w:val="en-US"/>
        </w:rPr>
        <w:t xml:space="preserve"> =0</w:t>
      </w:r>
    </w:p>
    <w:p w14:paraId="05E66F5C" w14:textId="77777777" w:rsidR="003F5F41" w:rsidRDefault="003F5F41" w:rsidP="003F5F41">
      <w:pPr>
        <w:pStyle w:val="ListParagraph"/>
        <w:numPr>
          <w:ilvl w:val="0"/>
          <w:numId w:val="47"/>
        </w:numPr>
        <w:rPr>
          <w:lang w:val="en-US"/>
        </w:rPr>
      </w:pPr>
      <w:r w:rsidRPr="001603AD">
        <w:rPr>
          <w:i/>
          <w:lang w:val="en-US"/>
        </w:rPr>
        <w:t>α</w:t>
      </w:r>
      <w:r w:rsidRPr="001603AD">
        <w:rPr>
          <w:i/>
          <w:vertAlign w:val="subscript"/>
          <w:lang w:val="en-US"/>
        </w:rPr>
        <w:t>F</w:t>
      </w:r>
      <w:r>
        <w:rPr>
          <w:lang w:val="en-US"/>
        </w:rPr>
        <w:t xml:space="preserve"> =</w:t>
      </w:r>
      <w:r w:rsidRPr="00C16458">
        <w:rPr>
          <w:i/>
          <w:lang w:val="en-US"/>
        </w:rPr>
        <w:t xml:space="preserve"> </w:t>
      </w:r>
      <w:r w:rsidRPr="001603AD">
        <w:rPr>
          <w:i/>
          <w:lang w:val="en-US"/>
        </w:rPr>
        <w:t>α</w:t>
      </w:r>
      <w:r w:rsidRPr="001603AD">
        <w:rPr>
          <w:i/>
          <w:vertAlign w:val="subscript"/>
          <w:lang w:val="en-US"/>
        </w:rPr>
        <w:t>M</w:t>
      </w:r>
      <w:r>
        <w:rPr>
          <w:lang w:val="en-US"/>
        </w:rPr>
        <w:t xml:space="preserve">, </w:t>
      </w:r>
      <w:r w:rsidRPr="001603AD">
        <w:rPr>
          <w:i/>
          <w:lang w:val="en-US"/>
        </w:rPr>
        <w:t>β</w:t>
      </w:r>
      <w:r w:rsidRPr="001603AD">
        <w:rPr>
          <w:i/>
          <w:vertAlign w:val="subscript"/>
          <w:lang w:val="en-US"/>
        </w:rPr>
        <w:t>F</w:t>
      </w:r>
      <w:r>
        <w:rPr>
          <w:lang w:val="en-US"/>
        </w:rPr>
        <w:t xml:space="preserve"> =</w:t>
      </w:r>
      <w:r w:rsidRPr="00C16458">
        <w:rPr>
          <w:i/>
          <w:lang w:val="en-US"/>
        </w:rPr>
        <w:t xml:space="preserve"> </w:t>
      </w:r>
      <w:r w:rsidRPr="001603AD">
        <w:rPr>
          <w:i/>
          <w:lang w:val="en-US"/>
        </w:rPr>
        <w:t>β</w:t>
      </w:r>
      <w:r w:rsidRPr="001603AD">
        <w:rPr>
          <w:i/>
          <w:vertAlign w:val="subscript"/>
          <w:lang w:val="en-US"/>
        </w:rPr>
        <w:t>M</w:t>
      </w:r>
      <w:r>
        <w:rPr>
          <w:lang w:val="en-US"/>
        </w:rPr>
        <w:t xml:space="preserve"> =</w:t>
      </w:r>
      <w:r w:rsidRPr="00C16458">
        <w:rPr>
          <w:i/>
          <w:lang w:val="en-US"/>
        </w:rPr>
        <w:t xml:space="preserve"> </w:t>
      </w:r>
      <w:proofErr w:type="spellStart"/>
      <w:r w:rsidRPr="001603AD">
        <w:rPr>
          <w:i/>
          <w:lang w:val="en-US"/>
        </w:rPr>
        <w:t>γ</w:t>
      </w:r>
      <w:r w:rsidRPr="001603AD">
        <w:rPr>
          <w:i/>
          <w:vertAlign w:val="subscript"/>
          <w:lang w:val="en-US"/>
        </w:rPr>
        <w:t>F</w:t>
      </w:r>
      <w:proofErr w:type="spellEnd"/>
      <w:r>
        <w:rPr>
          <w:lang w:val="en-US"/>
        </w:rPr>
        <w:t xml:space="preserve"> =</w:t>
      </w:r>
      <w:r w:rsidRPr="00C16458">
        <w:rPr>
          <w:i/>
          <w:lang w:val="en-US"/>
        </w:rPr>
        <w:t xml:space="preserve"> </w:t>
      </w:r>
      <w:proofErr w:type="spellStart"/>
      <w:r w:rsidRPr="001603AD">
        <w:rPr>
          <w:i/>
          <w:lang w:val="en-US"/>
        </w:rPr>
        <w:t>γ</w:t>
      </w:r>
      <w:r w:rsidRPr="001603AD">
        <w:rPr>
          <w:i/>
          <w:vertAlign w:val="subscript"/>
          <w:lang w:val="en-US"/>
        </w:rPr>
        <w:t>M</w:t>
      </w:r>
      <w:proofErr w:type="spellEnd"/>
    </w:p>
    <w:p w14:paraId="744AC0E9" w14:textId="77777777" w:rsidR="003F5F41" w:rsidRPr="00C16458" w:rsidRDefault="003F5F41" w:rsidP="003F5F41">
      <w:pPr>
        <w:pStyle w:val="ListParagraph"/>
        <w:numPr>
          <w:ilvl w:val="0"/>
          <w:numId w:val="47"/>
        </w:numPr>
        <w:rPr>
          <w:lang w:val="en-US"/>
        </w:rPr>
      </w:pPr>
      <w:r w:rsidRPr="001603AD">
        <w:rPr>
          <w:i/>
          <w:lang w:val="en-US"/>
        </w:rPr>
        <w:t>α</w:t>
      </w:r>
      <w:r w:rsidRPr="001603AD">
        <w:rPr>
          <w:i/>
          <w:vertAlign w:val="subscript"/>
          <w:lang w:val="en-US"/>
        </w:rPr>
        <w:t>F</w:t>
      </w:r>
      <w:r w:rsidRPr="00C16458">
        <w:rPr>
          <w:lang w:val="en-US"/>
        </w:rPr>
        <w:t xml:space="preserve"> =</w:t>
      </w:r>
      <w:r w:rsidRPr="00C16458">
        <w:rPr>
          <w:i/>
          <w:lang w:val="en-US"/>
        </w:rPr>
        <w:t xml:space="preserve"> </w:t>
      </w:r>
      <w:r w:rsidRPr="001603AD">
        <w:rPr>
          <w:i/>
          <w:lang w:val="en-US"/>
        </w:rPr>
        <w:t>α</w:t>
      </w:r>
      <w:r w:rsidRPr="001603AD">
        <w:rPr>
          <w:i/>
          <w:vertAlign w:val="subscript"/>
          <w:lang w:val="en-US"/>
        </w:rPr>
        <w:t>M</w:t>
      </w:r>
      <w:r w:rsidRPr="00C16458">
        <w:rPr>
          <w:lang w:val="en-US"/>
        </w:rPr>
        <w:t xml:space="preserve">, </w:t>
      </w:r>
      <w:r w:rsidRPr="001603AD">
        <w:rPr>
          <w:i/>
          <w:lang w:val="en-US"/>
        </w:rPr>
        <w:t>β</w:t>
      </w:r>
      <w:r w:rsidRPr="001603AD">
        <w:rPr>
          <w:i/>
          <w:vertAlign w:val="subscript"/>
          <w:lang w:val="en-US"/>
        </w:rPr>
        <w:t>F</w:t>
      </w:r>
      <w:r w:rsidRPr="00C16458">
        <w:rPr>
          <w:lang w:val="en-US"/>
        </w:rPr>
        <w:t xml:space="preserve"> =</w:t>
      </w:r>
      <w:r w:rsidRPr="00C16458">
        <w:rPr>
          <w:i/>
          <w:lang w:val="en-US"/>
        </w:rPr>
        <w:t xml:space="preserve"> </w:t>
      </w:r>
      <w:r w:rsidRPr="001603AD">
        <w:rPr>
          <w:i/>
          <w:lang w:val="en-US"/>
        </w:rPr>
        <w:t>β</w:t>
      </w:r>
      <w:r w:rsidRPr="001603AD">
        <w:rPr>
          <w:i/>
          <w:vertAlign w:val="subscript"/>
          <w:lang w:val="en-US"/>
        </w:rPr>
        <w:t>M</w:t>
      </w:r>
      <w:r w:rsidRPr="00C16458">
        <w:rPr>
          <w:lang w:val="en-US"/>
        </w:rPr>
        <w:t xml:space="preserve">, </w:t>
      </w:r>
      <w:proofErr w:type="spellStart"/>
      <w:r w:rsidRPr="001603AD">
        <w:rPr>
          <w:i/>
          <w:lang w:val="en-US"/>
        </w:rPr>
        <w:t>γ</w:t>
      </w:r>
      <w:r w:rsidRPr="001603AD">
        <w:rPr>
          <w:i/>
          <w:vertAlign w:val="subscript"/>
          <w:lang w:val="en-US"/>
        </w:rPr>
        <w:t>F</w:t>
      </w:r>
      <w:proofErr w:type="spellEnd"/>
      <w:r w:rsidRPr="00C16458">
        <w:rPr>
          <w:lang w:val="en-US"/>
        </w:rPr>
        <w:t xml:space="preserve"> =</w:t>
      </w:r>
      <w:r w:rsidRPr="00C16458">
        <w:rPr>
          <w:i/>
          <w:lang w:val="en-US"/>
        </w:rPr>
        <w:t xml:space="preserve"> </w:t>
      </w:r>
      <w:proofErr w:type="spellStart"/>
      <w:r w:rsidRPr="001603AD">
        <w:rPr>
          <w:i/>
          <w:lang w:val="en-US"/>
        </w:rPr>
        <w:t>γ</w:t>
      </w:r>
      <w:r w:rsidRPr="001603AD">
        <w:rPr>
          <w:i/>
          <w:vertAlign w:val="subscript"/>
          <w:lang w:val="en-US"/>
        </w:rPr>
        <w:t>M</w:t>
      </w:r>
      <w:proofErr w:type="spellEnd"/>
      <w:r w:rsidRPr="001603AD">
        <w:rPr>
          <w:i/>
          <w:lang w:val="en-US"/>
        </w:rPr>
        <w:t xml:space="preserve"> </w:t>
      </w:r>
    </w:p>
    <w:p w14:paraId="72D79617" w14:textId="77777777" w:rsidR="003F5F41" w:rsidRPr="00C16458" w:rsidRDefault="003F5F41" w:rsidP="003F5F41">
      <w:pPr>
        <w:pStyle w:val="ListParagraph"/>
        <w:numPr>
          <w:ilvl w:val="0"/>
          <w:numId w:val="47"/>
        </w:numPr>
        <w:rPr>
          <w:lang w:val="en-US"/>
        </w:rPr>
      </w:pPr>
      <w:r w:rsidRPr="001603AD">
        <w:rPr>
          <w:i/>
          <w:lang w:val="en-US"/>
        </w:rPr>
        <w:t>β</w:t>
      </w:r>
      <w:r w:rsidRPr="001603AD">
        <w:rPr>
          <w:i/>
          <w:vertAlign w:val="subscript"/>
          <w:lang w:val="en-US"/>
        </w:rPr>
        <w:t>M</w:t>
      </w:r>
      <w:r w:rsidRPr="00C16458">
        <w:rPr>
          <w:lang w:val="en-US"/>
        </w:rPr>
        <w:t xml:space="preserve"> =</w:t>
      </w:r>
      <w:r w:rsidRPr="00C16458">
        <w:rPr>
          <w:i/>
          <w:lang w:val="en-US"/>
        </w:rPr>
        <w:t xml:space="preserve"> </w:t>
      </w:r>
      <w:proofErr w:type="spellStart"/>
      <w:r w:rsidRPr="001603AD">
        <w:rPr>
          <w:i/>
          <w:lang w:val="en-US"/>
        </w:rPr>
        <w:t>γ</w:t>
      </w:r>
      <w:r w:rsidRPr="001603AD">
        <w:rPr>
          <w:i/>
          <w:vertAlign w:val="subscript"/>
          <w:lang w:val="en-US"/>
        </w:rPr>
        <w:t>M</w:t>
      </w:r>
      <w:proofErr w:type="spellEnd"/>
      <w:proofErr w:type="gramStart"/>
      <w:r w:rsidRPr="00C16458">
        <w:rPr>
          <w:lang w:val="en-US"/>
        </w:rPr>
        <w:t xml:space="preserve">, </w:t>
      </w:r>
      <w:r w:rsidRPr="001603AD">
        <w:rPr>
          <w:i/>
          <w:vertAlign w:val="subscript"/>
          <w:lang w:val="en-US"/>
        </w:rPr>
        <w:t>,</w:t>
      </w:r>
      <w:proofErr w:type="gramEnd"/>
      <w:r w:rsidRPr="001603AD">
        <w:rPr>
          <w:i/>
          <w:vertAlign w:val="subscript"/>
          <w:lang w:val="en-US"/>
        </w:rPr>
        <w:t xml:space="preserve"> </w:t>
      </w:r>
      <w:r w:rsidRPr="001603AD">
        <w:rPr>
          <w:i/>
          <w:lang w:val="en-US"/>
        </w:rPr>
        <w:t>β</w:t>
      </w:r>
      <w:r w:rsidRPr="001603AD">
        <w:rPr>
          <w:i/>
          <w:vertAlign w:val="subscript"/>
          <w:lang w:val="en-US"/>
        </w:rPr>
        <w:t>F</w:t>
      </w:r>
      <w:r w:rsidRPr="00C16458">
        <w:rPr>
          <w:lang w:val="en-US"/>
        </w:rPr>
        <w:t xml:space="preserve"> =</w:t>
      </w:r>
      <w:r w:rsidRPr="00C16458">
        <w:rPr>
          <w:i/>
          <w:lang w:val="en-US"/>
        </w:rPr>
        <w:t xml:space="preserve"> </w:t>
      </w:r>
      <w:proofErr w:type="spellStart"/>
      <w:r w:rsidRPr="001603AD">
        <w:rPr>
          <w:i/>
          <w:lang w:val="en-US"/>
        </w:rPr>
        <w:t>γ</w:t>
      </w:r>
      <w:r w:rsidRPr="001603AD">
        <w:rPr>
          <w:i/>
          <w:vertAlign w:val="subscript"/>
          <w:lang w:val="en-US"/>
        </w:rPr>
        <w:t>F</w:t>
      </w:r>
      <w:proofErr w:type="spellEnd"/>
    </w:p>
    <w:p w14:paraId="53A5DC7A" w14:textId="77777777" w:rsidR="003F5F41" w:rsidRPr="00F36BEC" w:rsidRDefault="003F5F41" w:rsidP="003F5F41">
      <w:pPr>
        <w:pStyle w:val="ListParagraph"/>
        <w:numPr>
          <w:ilvl w:val="0"/>
          <w:numId w:val="47"/>
        </w:numPr>
        <w:rPr>
          <w:lang w:val="en-US"/>
        </w:rPr>
      </w:pPr>
      <w:r>
        <w:rPr>
          <w:lang w:val="en-US"/>
        </w:rPr>
        <w:t>No constraints</w:t>
      </w:r>
    </w:p>
    <w:p w14:paraId="1D08125C" w14:textId="77777777" w:rsidR="003F5F41" w:rsidRDefault="003F5F41" w:rsidP="003F5F41">
      <w:pPr>
        <w:rPr>
          <w:lang w:val="en-US"/>
        </w:rPr>
      </w:pPr>
      <w:r>
        <w:rPr>
          <w:lang w:val="en-US"/>
        </w:rPr>
        <w:t>We list below the results from our fittings.</w:t>
      </w:r>
    </w:p>
    <w:tbl>
      <w:tblPr>
        <w:tblStyle w:val="TableGrid0"/>
        <w:tblW w:w="6964" w:type="dxa"/>
        <w:tblInd w:w="120" w:type="dxa"/>
        <w:tblCellMar>
          <w:bottom w:w="10" w:type="dxa"/>
        </w:tblCellMar>
        <w:tblLook w:val="04A0" w:firstRow="1" w:lastRow="0" w:firstColumn="1" w:lastColumn="0" w:noHBand="0" w:noVBand="1"/>
      </w:tblPr>
      <w:tblGrid>
        <w:gridCol w:w="1523"/>
        <w:gridCol w:w="1138"/>
        <w:gridCol w:w="1019"/>
        <w:gridCol w:w="1115"/>
        <w:gridCol w:w="1393"/>
        <w:gridCol w:w="776"/>
      </w:tblGrid>
      <w:tr w:rsidR="003F5F41" w:rsidRPr="00935444" w14:paraId="4C5849C2" w14:textId="77777777" w:rsidTr="0064002D">
        <w:trPr>
          <w:trHeight w:val="374"/>
        </w:trPr>
        <w:tc>
          <w:tcPr>
            <w:tcW w:w="1523" w:type="dxa"/>
            <w:tcBorders>
              <w:top w:val="single" w:sz="4" w:space="0" w:color="auto"/>
              <w:left w:val="nil"/>
              <w:bottom w:val="single" w:sz="4" w:space="0" w:color="auto"/>
              <w:right w:val="nil"/>
            </w:tcBorders>
          </w:tcPr>
          <w:p w14:paraId="59B50553" w14:textId="77777777" w:rsidR="003F5F41" w:rsidRPr="00935444" w:rsidRDefault="003F5F41" w:rsidP="0064002D">
            <w:pPr>
              <w:spacing w:before="0" w:line="259" w:lineRule="auto"/>
              <w:ind w:left="394"/>
              <w:jc w:val="center"/>
              <w:rPr>
                <w:rFonts w:ascii="Cambria" w:eastAsia="Cambria" w:hAnsi="Cambria" w:cs="Cambria"/>
                <w:i/>
                <w:color w:val="000000"/>
                <w:sz w:val="20"/>
              </w:rPr>
            </w:pPr>
            <w:r w:rsidRPr="00935444">
              <w:rPr>
                <w:rFonts w:ascii="Cambria" w:eastAsia="Cambria" w:hAnsi="Cambria" w:cs="Cambria"/>
                <w:i/>
                <w:color w:val="000000"/>
                <w:sz w:val="20"/>
              </w:rPr>
              <w:t>param</w:t>
            </w:r>
          </w:p>
        </w:tc>
        <w:tc>
          <w:tcPr>
            <w:tcW w:w="1138" w:type="dxa"/>
            <w:tcBorders>
              <w:top w:val="single" w:sz="4" w:space="0" w:color="auto"/>
              <w:left w:val="nil"/>
              <w:bottom w:val="single" w:sz="4" w:space="0" w:color="auto"/>
              <w:right w:val="nil"/>
            </w:tcBorders>
          </w:tcPr>
          <w:p w14:paraId="109A19F2" w14:textId="77777777" w:rsidR="003F5F41" w:rsidRPr="00935444" w:rsidRDefault="003F5F41" w:rsidP="0064002D">
            <w:pPr>
              <w:spacing w:before="0" w:line="259" w:lineRule="auto"/>
              <w:ind w:left="50"/>
              <w:jc w:val="center"/>
              <w:rPr>
                <w:rFonts w:ascii="Cambria" w:eastAsia="Cambria" w:hAnsi="Cambria" w:cs="Cambria"/>
                <w:color w:val="000000"/>
                <w:sz w:val="20"/>
              </w:rPr>
            </w:pPr>
            <w:r w:rsidRPr="00935444">
              <w:rPr>
                <w:rFonts w:ascii="Cambria" w:eastAsia="Cambria" w:hAnsi="Cambria" w:cs="Cambria"/>
                <w:color w:val="000000"/>
                <w:sz w:val="20"/>
              </w:rPr>
              <w:t>I</w:t>
            </w:r>
          </w:p>
        </w:tc>
        <w:tc>
          <w:tcPr>
            <w:tcW w:w="1019" w:type="dxa"/>
            <w:tcBorders>
              <w:top w:val="single" w:sz="4" w:space="0" w:color="auto"/>
              <w:left w:val="nil"/>
              <w:bottom w:val="single" w:sz="4" w:space="0" w:color="auto"/>
              <w:right w:val="nil"/>
            </w:tcBorders>
          </w:tcPr>
          <w:p w14:paraId="02E215C3"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II</w:t>
            </w:r>
          </w:p>
        </w:tc>
        <w:tc>
          <w:tcPr>
            <w:tcW w:w="1115" w:type="dxa"/>
            <w:tcBorders>
              <w:top w:val="single" w:sz="4" w:space="0" w:color="auto"/>
              <w:left w:val="nil"/>
              <w:bottom w:val="single" w:sz="4" w:space="0" w:color="auto"/>
              <w:right w:val="nil"/>
            </w:tcBorders>
          </w:tcPr>
          <w:p w14:paraId="366979D6"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III</w:t>
            </w:r>
          </w:p>
        </w:tc>
        <w:tc>
          <w:tcPr>
            <w:tcW w:w="1393" w:type="dxa"/>
            <w:tcBorders>
              <w:top w:val="single" w:sz="4" w:space="0" w:color="auto"/>
              <w:left w:val="nil"/>
              <w:bottom w:val="single" w:sz="4" w:space="0" w:color="auto"/>
              <w:right w:val="nil"/>
            </w:tcBorders>
          </w:tcPr>
          <w:p w14:paraId="0773CFBA"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IV</w:t>
            </w:r>
          </w:p>
        </w:tc>
        <w:tc>
          <w:tcPr>
            <w:tcW w:w="776" w:type="dxa"/>
            <w:tcBorders>
              <w:top w:val="single" w:sz="4" w:space="0" w:color="auto"/>
              <w:left w:val="nil"/>
              <w:bottom w:val="single" w:sz="4" w:space="0" w:color="auto"/>
              <w:right w:val="nil"/>
            </w:tcBorders>
          </w:tcPr>
          <w:p w14:paraId="00F4D9E8"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V</w:t>
            </w:r>
          </w:p>
        </w:tc>
      </w:tr>
      <w:tr w:rsidR="003F5F41" w:rsidRPr="00935444" w14:paraId="67CAFDD1" w14:textId="77777777" w:rsidTr="0064002D">
        <w:trPr>
          <w:trHeight w:val="374"/>
        </w:trPr>
        <w:tc>
          <w:tcPr>
            <w:tcW w:w="1523" w:type="dxa"/>
            <w:tcBorders>
              <w:top w:val="single" w:sz="4" w:space="0" w:color="auto"/>
              <w:left w:val="nil"/>
              <w:bottom w:val="nil"/>
              <w:right w:val="nil"/>
            </w:tcBorders>
          </w:tcPr>
          <w:p w14:paraId="72128552" w14:textId="77777777" w:rsidR="003F5F41" w:rsidRPr="00935444" w:rsidRDefault="003F5F41" w:rsidP="0064002D">
            <w:pPr>
              <w:spacing w:before="0" w:line="259" w:lineRule="auto"/>
              <w:ind w:left="394"/>
              <w:jc w:val="center"/>
              <w:rPr>
                <w:rFonts w:ascii="Cambria" w:eastAsia="Cambria" w:hAnsi="Cambria" w:cs="Cambria"/>
                <w:color w:val="000000"/>
                <w:sz w:val="20"/>
              </w:rPr>
            </w:pPr>
            <w:r w:rsidRPr="00935444">
              <w:rPr>
                <w:rFonts w:ascii="Cambria" w:eastAsia="Cambria" w:hAnsi="Cambria" w:cs="Cambria"/>
                <w:i/>
                <w:color w:val="000000"/>
                <w:sz w:val="20"/>
              </w:rPr>
              <w:t>α</w:t>
            </w:r>
            <w:r w:rsidRPr="00935444">
              <w:rPr>
                <w:rFonts w:ascii="Cambria" w:eastAsia="Cambria" w:hAnsi="Cambria" w:cs="Cambria"/>
                <w:i/>
                <w:color w:val="000000"/>
                <w:sz w:val="20"/>
                <w:vertAlign w:val="subscript"/>
              </w:rPr>
              <w:t>F</w:t>
            </w:r>
          </w:p>
        </w:tc>
        <w:tc>
          <w:tcPr>
            <w:tcW w:w="1138" w:type="dxa"/>
            <w:tcBorders>
              <w:top w:val="single" w:sz="4" w:space="0" w:color="auto"/>
              <w:left w:val="nil"/>
              <w:bottom w:val="nil"/>
              <w:right w:val="nil"/>
            </w:tcBorders>
          </w:tcPr>
          <w:p w14:paraId="4B918B08" w14:textId="77777777" w:rsidR="003F5F41" w:rsidRPr="00935444" w:rsidRDefault="003F5F41" w:rsidP="0064002D">
            <w:pPr>
              <w:spacing w:before="0" w:line="259" w:lineRule="auto"/>
              <w:ind w:left="50"/>
              <w:jc w:val="center"/>
              <w:rPr>
                <w:rFonts w:ascii="Cambria" w:eastAsia="Cambria" w:hAnsi="Cambria" w:cs="Cambria"/>
                <w:color w:val="000000"/>
                <w:sz w:val="20"/>
              </w:rPr>
            </w:pPr>
            <w:r w:rsidRPr="00935444">
              <w:rPr>
                <w:rFonts w:ascii="Cambria" w:eastAsia="Cambria" w:hAnsi="Cambria" w:cs="Cambria"/>
                <w:color w:val="000000"/>
                <w:sz w:val="20"/>
              </w:rPr>
              <w:t>.0656</w:t>
            </w:r>
          </w:p>
        </w:tc>
        <w:tc>
          <w:tcPr>
            <w:tcW w:w="1019" w:type="dxa"/>
            <w:tcBorders>
              <w:top w:val="single" w:sz="4" w:space="0" w:color="auto"/>
              <w:left w:val="nil"/>
              <w:bottom w:val="nil"/>
              <w:right w:val="nil"/>
            </w:tcBorders>
          </w:tcPr>
          <w:p w14:paraId="298F8FA5"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.023</w:t>
            </w:r>
            <w:r>
              <w:rPr>
                <w:rFonts w:ascii="Cambria" w:eastAsia="Cambria" w:hAnsi="Cambria" w:cs="Cambria"/>
                <w:color w:val="000000"/>
                <w:sz w:val="20"/>
              </w:rPr>
              <w:t>0</w:t>
            </w:r>
          </w:p>
        </w:tc>
        <w:tc>
          <w:tcPr>
            <w:tcW w:w="1115" w:type="dxa"/>
            <w:tcBorders>
              <w:top w:val="single" w:sz="4" w:space="0" w:color="auto"/>
              <w:left w:val="nil"/>
              <w:bottom w:val="nil"/>
              <w:right w:val="nil"/>
            </w:tcBorders>
          </w:tcPr>
          <w:p w14:paraId="03866956"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.023</w:t>
            </w:r>
            <w:r>
              <w:rPr>
                <w:rFonts w:ascii="Cambria" w:eastAsia="Cambria" w:hAnsi="Cambria" w:cs="Cambria"/>
                <w:color w:val="000000"/>
                <w:sz w:val="20"/>
              </w:rPr>
              <w:t>0</w:t>
            </w:r>
          </w:p>
        </w:tc>
        <w:tc>
          <w:tcPr>
            <w:tcW w:w="1393" w:type="dxa"/>
            <w:tcBorders>
              <w:top w:val="single" w:sz="4" w:space="0" w:color="auto"/>
              <w:left w:val="nil"/>
              <w:bottom w:val="nil"/>
              <w:right w:val="nil"/>
            </w:tcBorders>
          </w:tcPr>
          <w:p w14:paraId="5683CB27"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.0335</w:t>
            </w:r>
          </w:p>
        </w:tc>
        <w:tc>
          <w:tcPr>
            <w:tcW w:w="776" w:type="dxa"/>
            <w:tcBorders>
              <w:top w:val="single" w:sz="4" w:space="0" w:color="auto"/>
              <w:left w:val="nil"/>
              <w:bottom w:val="nil"/>
              <w:right w:val="nil"/>
            </w:tcBorders>
          </w:tcPr>
          <w:p w14:paraId="191578E1"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.0335</w:t>
            </w:r>
          </w:p>
        </w:tc>
      </w:tr>
      <w:tr w:rsidR="003F5F41" w:rsidRPr="00935444" w14:paraId="584D9ED2" w14:textId="77777777" w:rsidTr="0064002D">
        <w:trPr>
          <w:trHeight w:val="374"/>
        </w:trPr>
        <w:tc>
          <w:tcPr>
            <w:tcW w:w="1523" w:type="dxa"/>
            <w:tcBorders>
              <w:top w:val="nil"/>
              <w:left w:val="nil"/>
              <w:bottom w:val="nil"/>
              <w:right w:val="nil"/>
            </w:tcBorders>
            <w:vAlign w:val="center"/>
          </w:tcPr>
          <w:p w14:paraId="71782FF6" w14:textId="77777777" w:rsidR="003F5F41" w:rsidRPr="00935444" w:rsidRDefault="003F5F41" w:rsidP="0064002D">
            <w:pPr>
              <w:spacing w:before="0" w:line="259" w:lineRule="auto"/>
              <w:ind w:left="372"/>
              <w:jc w:val="center"/>
              <w:rPr>
                <w:rFonts w:ascii="Cambria" w:eastAsia="Cambria" w:hAnsi="Cambria" w:cs="Cambria"/>
                <w:color w:val="000000"/>
                <w:sz w:val="20"/>
              </w:rPr>
            </w:pPr>
            <w:r w:rsidRPr="00935444">
              <w:rPr>
                <w:rFonts w:ascii="Cambria" w:eastAsia="Cambria" w:hAnsi="Cambria" w:cs="Cambria"/>
                <w:i/>
                <w:color w:val="000000"/>
                <w:sz w:val="20"/>
              </w:rPr>
              <w:t>α</w:t>
            </w:r>
            <w:r w:rsidRPr="00935444">
              <w:rPr>
                <w:rFonts w:ascii="Cambria" w:eastAsia="Cambria" w:hAnsi="Cambria" w:cs="Cambria"/>
                <w:i/>
                <w:color w:val="000000"/>
                <w:sz w:val="20"/>
                <w:vertAlign w:val="subscript"/>
              </w:rPr>
              <w:t>M</w:t>
            </w:r>
          </w:p>
        </w:tc>
        <w:tc>
          <w:tcPr>
            <w:tcW w:w="1138" w:type="dxa"/>
            <w:tcBorders>
              <w:top w:val="nil"/>
              <w:left w:val="nil"/>
              <w:bottom w:val="nil"/>
              <w:right w:val="nil"/>
            </w:tcBorders>
            <w:vAlign w:val="center"/>
          </w:tcPr>
          <w:p w14:paraId="2AD4E5EE" w14:textId="77777777" w:rsidR="003F5F41" w:rsidRPr="00935444" w:rsidRDefault="003F5F41" w:rsidP="0064002D">
            <w:pPr>
              <w:spacing w:before="0" w:line="259" w:lineRule="auto"/>
              <w:jc w:val="center"/>
              <w:rPr>
                <w:rFonts w:ascii="Cambria" w:eastAsia="Cambria" w:hAnsi="Cambria" w:cs="Cambria"/>
                <w:color w:val="000000"/>
                <w:sz w:val="20"/>
              </w:rPr>
            </w:pPr>
            <w:r>
              <w:rPr>
                <w:rFonts w:ascii="Cambria" w:eastAsia="Cambria" w:hAnsi="Cambria" w:cs="Cambria"/>
                <w:color w:val="000000"/>
                <w:sz w:val="20"/>
              </w:rPr>
              <w:t>.0656</w:t>
            </w:r>
          </w:p>
        </w:tc>
        <w:tc>
          <w:tcPr>
            <w:tcW w:w="1019" w:type="dxa"/>
            <w:tcBorders>
              <w:top w:val="nil"/>
              <w:left w:val="nil"/>
              <w:bottom w:val="nil"/>
              <w:right w:val="nil"/>
            </w:tcBorders>
            <w:vAlign w:val="center"/>
          </w:tcPr>
          <w:p w14:paraId="4485B526"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.023</w:t>
            </w:r>
            <w:r>
              <w:rPr>
                <w:rFonts w:ascii="Cambria" w:eastAsia="Cambria" w:hAnsi="Cambria" w:cs="Cambria"/>
                <w:color w:val="000000"/>
                <w:sz w:val="20"/>
              </w:rPr>
              <w:t>0</w:t>
            </w:r>
          </w:p>
        </w:tc>
        <w:tc>
          <w:tcPr>
            <w:tcW w:w="1115" w:type="dxa"/>
            <w:tcBorders>
              <w:top w:val="nil"/>
              <w:left w:val="nil"/>
              <w:bottom w:val="nil"/>
              <w:right w:val="nil"/>
            </w:tcBorders>
          </w:tcPr>
          <w:p w14:paraId="58835CE7"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.023</w:t>
            </w:r>
            <w:r>
              <w:rPr>
                <w:rFonts w:ascii="Cambria" w:eastAsia="Cambria" w:hAnsi="Cambria" w:cs="Cambria"/>
                <w:color w:val="000000"/>
                <w:sz w:val="20"/>
              </w:rPr>
              <w:t>0</w:t>
            </w:r>
          </w:p>
        </w:tc>
        <w:tc>
          <w:tcPr>
            <w:tcW w:w="1393" w:type="dxa"/>
            <w:tcBorders>
              <w:top w:val="nil"/>
              <w:left w:val="nil"/>
              <w:bottom w:val="nil"/>
              <w:right w:val="nil"/>
            </w:tcBorders>
          </w:tcPr>
          <w:p w14:paraId="428FEB8D"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.0163</w:t>
            </w:r>
          </w:p>
        </w:tc>
        <w:tc>
          <w:tcPr>
            <w:tcW w:w="776" w:type="dxa"/>
            <w:tcBorders>
              <w:top w:val="nil"/>
              <w:left w:val="nil"/>
              <w:bottom w:val="nil"/>
              <w:right w:val="nil"/>
            </w:tcBorders>
          </w:tcPr>
          <w:p w14:paraId="264C4DB3"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.0163</w:t>
            </w:r>
          </w:p>
        </w:tc>
      </w:tr>
      <w:tr w:rsidR="003F5F41" w:rsidRPr="00935444" w14:paraId="7BBCD758" w14:textId="77777777" w:rsidTr="0064002D">
        <w:trPr>
          <w:trHeight w:val="374"/>
        </w:trPr>
        <w:tc>
          <w:tcPr>
            <w:tcW w:w="1523" w:type="dxa"/>
            <w:tcBorders>
              <w:top w:val="nil"/>
              <w:left w:val="nil"/>
              <w:bottom w:val="nil"/>
              <w:right w:val="nil"/>
            </w:tcBorders>
            <w:vAlign w:val="center"/>
          </w:tcPr>
          <w:p w14:paraId="34D2D37A" w14:textId="77777777" w:rsidR="003F5F41" w:rsidRPr="00935444" w:rsidRDefault="003F5F41" w:rsidP="0064002D">
            <w:pPr>
              <w:spacing w:before="0" w:line="259" w:lineRule="auto"/>
              <w:ind w:left="401"/>
              <w:jc w:val="center"/>
              <w:rPr>
                <w:rFonts w:ascii="Cambria" w:eastAsia="Cambria" w:hAnsi="Cambria" w:cs="Cambria"/>
                <w:color w:val="000000"/>
                <w:sz w:val="20"/>
              </w:rPr>
            </w:pPr>
            <w:r w:rsidRPr="00935444">
              <w:rPr>
                <w:rFonts w:ascii="Cambria" w:eastAsia="Cambria" w:hAnsi="Cambria" w:cs="Cambria"/>
                <w:i/>
                <w:color w:val="000000"/>
                <w:sz w:val="20"/>
              </w:rPr>
              <w:t>β</w:t>
            </w:r>
            <w:r w:rsidRPr="00935444">
              <w:rPr>
                <w:rFonts w:ascii="Cambria" w:eastAsia="Cambria" w:hAnsi="Cambria" w:cs="Cambria"/>
                <w:i/>
                <w:color w:val="000000"/>
                <w:sz w:val="20"/>
                <w:vertAlign w:val="subscript"/>
              </w:rPr>
              <w:t>F</w:t>
            </w:r>
          </w:p>
        </w:tc>
        <w:tc>
          <w:tcPr>
            <w:tcW w:w="1138" w:type="dxa"/>
            <w:tcBorders>
              <w:top w:val="nil"/>
              <w:left w:val="nil"/>
              <w:bottom w:val="nil"/>
              <w:right w:val="nil"/>
            </w:tcBorders>
            <w:vAlign w:val="center"/>
          </w:tcPr>
          <w:p w14:paraId="1707CC76" w14:textId="77777777" w:rsidR="003F5F41" w:rsidRPr="00935444" w:rsidRDefault="003F5F41" w:rsidP="0064002D">
            <w:pPr>
              <w:spacing w:before="0" w:line="259" w:lineRule="auto"/>
              <w:ind w:left="50"/>
              <w:jc w:val="center"/>
              <w:rPr>
                <w:rFonts w:ascii="Cambria" w:eastAsia="Cambria" w:hAnsi="Cambria" w:cs="Cambria"/>
                <w:color w:val="000000"/>
                <w:sz w:val="20"/>
              </w:rPr>
            </w:pPr>
            <w:r w:rsidRPr="00935444">
              <w:rPr>
                <w:rFonts w:ascii="Cambria" w:eastAsia="Cambria" w:hAnsi="Cambria" w:cs="Cambria"/>
                <w:color w:val="000000"/>
                <w:sz w:val="20"/>
              </w:rPr>
              <w:t>0</w:t>
            </w:r>
          </w:p>
        </w:tc>
        <w:tc>
          <w:tcPr>
            <w:tcW w:w="1019" w:type="dxa"/>
            <w:tcBorders>
              <w:top w:val="nil"/>
              <w:left w:val="nil"/>
              <w:bottom w:val="nil"/>
              <w:right w:val="nil"/>
            </w:tcBorders>
            <w:vAlign w:val="center"/>
          </w:tcPr>
          <w:p w14:paraId="213B75E1"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-.0482</w:t>
            </w:r>
          </w:p>
        </w:tc>
        <w:tc>
          <w:tcPr>
            <w:tcW w:w="1115" w:type="dxa"/>
            <w:tcBorders>
              <w:top w:val="nil"/>
              <w:left w:val="nil"/>
              <w:bottom w:val="nil"/>
              <w:right w:val="nil"/>
            </w:tcBorders>
          </w:tcPr>
          <w:p w14:paraId="0125F642"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-.0159</w:t>
            </w:r>
          </w:p>
        </w:tc>
        <w:tc>
          <w:tcPr>
            <w:tcW w:w="1393" w:type="dxa"/>
            <w:tcBorders>
              <w:top w:val="nil"/>
              <w:left w:val="nil"/>
              <w:bottom w:val="nil"/>
              <w:right w:val="nil"/>
            </w:tcBorders>
          </w:tcPr>
          <w:p w14:paraId="2864FA53"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-.035</w:t>
            </w:r>
          </w:p>
        </w:tc>
        <w:tc>
          <w:tcPr>
            <w:tcW w:w="776" w:type="dxa"/>
            <w:tcBorders>
              <w:top w:val="nil"/>
              <w:left w:val="nil"/>
              <w:bottom w:val="nil"/>
              <w:right w:val="nil"/>
            </w:tcBorders>
          </w:tcPr>
          <w:p w14:paraId="44E40C68"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.0027</w:t>
            </w:r>
          </w:p>
        </w:tc>
      </w:tr>
      <w:tr w:rsidR="003F5F41" w:rsidRPr="00935444" w14:paraId="6F4DC8D6" w14:textId="77777777" w:rsidTr="0064002D">
        <w:trPr>
          <w:trHeight w:val="374"/>
        </w:trPr>
        <w:tc>
          <w:tcPr>
            <w:tcW w:w="1523" w:type="dxa"/>
            <w:tcBorders>
              <w:top w:val="nil"/>
              <w:left w:val="nil"/>
              <w:bottom w:val="nil"/>
              <w:right w:val="nil"/>
            </w:tcBorders>
            <w:vAlign w:val="center"/>
          </w:tcPr>
          <w:p w14:paraId="169E4029" w14:textId="77777777" w:rsidR="003F5F41" w:rsidRPr="00935444" w:rsidRDefault="003F5F41" w:rsidP="0064002D">
            <w:pPr>
              <w:spacing w:before="0" w:line="259" w:lineRule="auto"/>
              <w:ind w:left="379"/>
              <w:jc w:val="center"/>
              <w:rPr>
                <w:rFonts w:ascii="Cambria" w:eastAsia="Cambria" w:hAnsi="Cambria" w:cs="Cambria"/>
                <w:color w:val="000000"/>
                <w:sz w:val="20"/>
              </w:rPr>
            </w:pPr>
            <w:r w:rsidRPr="00935444">
              <w:rPr>
                <w:rFonts w:ascii="Cambria" w:eastAsia="Cambria" w:hAnsi="Cambria" w:cs="Cambria"/>
                <w:i/>
                <w:color w:val="000000"/>
                <w:sz w:val="20"/>
              </w:rPr>
              <w:t>β</w:t>
            </w:r>
            <w:r w:rsidRPr="00935444">
              <w:rPr>
                <w:rFonts w:ascii="Cambria" w:eastAsia="Cambria" w:hAnsi="Cambria" w:cs="Cambria"/>
                <w:i/>
                <w:color w:val="000000"/>
                <w:sz w:val="20"/>
                <w:vertAlign w:val="subscript"/>
              </w:rPr>
              <w:t>M</w:t>
            </w:r>
          </w:p>
        </w:tc>
        <w:tc>
          <w:tcPr>
            <w:tcW w:w="1138" w:type="dxa"/>
            <w:tcBorders>
              <w:top w:val="nil"/>
              <w:left w:val="nil"/>
              <w:bottom w:val="nil"/>
              <w:right w:val="nil"/>
            </w:tcBorders>
            <w:vAlign w:val="center"/>
          </w:tcPr>
          <w:p w14:paraId="50101BAB" w14:textId="77777777" w:rsidR="003F5F41" w:rsidRPr="00935444" w:rsidRDefault="003F5F41" w:rsidP="0064002D">
            <w:pPr>
              <w:spacing w:before="0" w:line="259" w:lineRule="auto"/>
              <w:ind w:left="50"/>
              <w:jc w:val="center"/>
              <w:rPr>
                <w:rFonts w:ascii="Cambria" w:eastAsia="Cambria" w:hAnsi="Cambria" w:cs="Cambria"/>
                <w:color w:val="000000"/>
                <w:sz w:val="20"/>
              </w:rPr>
            </w:pPr>
            <w:r w:rsidRPr="00935444">
              <w:rPr>
                <w:rFonts w:ascii="Cambria" w:eastAsia="Cambria" w:hAnsi="Cambria" w:cs="Cambria"/>
                <w:color w:val="000000"/>
                <w:sz w:val="20"/>
              </w:rPr>
              <w:t>0</w:t>
            </w:r>
          </w:p>
        </w:tc>
        <w:tc>
          <w:tcPr>
            <w:tcW w:w="1019" w:type="dxa"/>
            <w:tcBorders>
              <w:top w:val="nil"/>
              <w:left w:val="nil"/>
              <w:bottom w:val="nil"/>
              <w:right w:val="nil"/>
            </w:tcBorders>
            <w:vAlign w:val="center"/>
          </w:tcPr>
          <w:p w14:paraId="1502407F"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-.0482</w:t>
            </w:r>
          </w:p>
        </w:tc>
        <w:tc>
          <w:tcPr>
            <w:tcW w:w="1115" w:type="dxa"/>
            <w:tcBorders>
              <w:top w:val="nil"/>
              <w:left w:val="nil"/>
              <w:bottom w:val="nil"/>
              <w:right w:val="nil"/>
            </w:tcBorders>
          </w:tcPr>
          <w:p w14:paraId="127105A8"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-.0159</w:t>
            </w:r>
          </w:p>
        </w:tc>
        <w:tc>
          <w:tcPr>
            <w:tcW w:w="1393" w:type="dxa"/>
            <w:tcBorders>
              <w:top w:val="nil"/>
              <w:left w:val="nil"/>
              <w:bottom w:val="nil"/>
              <w:right w:val="nil"/>
            </w:tcBorders>
          </w:tcPr>
          <w:p w14:paraId="14F2B661"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-.058</w:t>
            </w:r>
          </w:p>
        </w:tc>
        <w:tc>
          <w:tcPr>
            <w:tcW w:w="776" w:type="dxa"/>
            <w:tcBorders>
              <w:top w:val="nil"/>
              <w:left w:val="nil"/>
              <w:bottom w:val="nil"/>
              <w:right w:val="nil"/>
            </w:tcBorders>
          </w:tcPr>
          <w:p w14:paraId="3E4B717E"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-.0309</w:t>
            </w:r>
          </w:p>
        </w:tc>
      </w:tr>
      <w:tr w:rsidR="003F5F41" w:rsidRPr="00935444" w14:paraId="194F5EF7" w14:textId="77777777" w:rsidTr="0064002D">
        <w:trPr>
          <w:trHeight w:val="374"/>
        </w:trPr>
        <w:tc>
          <w:tcPr>
            <w:tcW w:w="1523" w:type="dxa"/>
            <w:tcBorders>
              <w:top w:val="nil"/>
              <w:left w:val="nil"/>
              <w:bottom w:val="nil"/>
              <w:right w:val="nil"/>
            </w:tcBorders>
            <w:vAlign w:val="center"/>
          </w:tcPr>
          <w:p w14:paraId="161EA052" w14:textId="77777777" w:rsidR="003F5F41" w:rsidRPr="00935444" w:rsidRDefault="003F5F41" w:rsidP="0064002D">
            <w:pPr>
              <w:spacing w:before="0" w:line="259" w:lineRule="auto"/>
              <w:ind w:left="406"/>
              <w:jc w:val="center"/>
              <w:rPr>
                <w:rFonts w:ascii="Cambria" w:eastAsia="Cambria" w:hAnsi="Cambria" w:cs="Cambria"/>
                <w:color w:val="000000"/>
                <w:sz w:val="20"/>
              </w:rPr>
            </w:pPr>
            <w:proofErr w:type="spellStart"/>
            <w:r w:rsidRPr="00935444">
              <w:rPr>
                <w:rFonts w:ascii="Cambria" w:eastAsia="Cambria" w:hAnsi="Cambria" w:cs="Cambria"/>
                <w:i/>
                <w:color w:val="000000"/>
                <w:sz w:val="20"/>
              </w:rPr>
              <w:t>γ</w:t>
            </w:r>
            <w:r w:rsidRPr="00935444">
              <w:rPr>
                <w:rFonts w:ascii="Cambria" w:eastAsia="Cambria" w:hAnsi="Cambria" w:cs="Cambria"/>
                <w:i/>
                <w:color w:val="000000"/>
                <w:sz w:val="20"/>
                <w:vertAlign w:val="subscript"/>
              </w:rPr>
              <w:t>F</w:t>
            </w:r>
            <w:proofErr w:type="spellEnd"/>
          </w:p>
        </w:tc>
        <w:tc>
          <w:tcPr>
            <w:tcW w:w="1138" w:type="dxa"/>
            <w:tcBorders>
              <w:top w:val="nil"/>
              <w:left w:val="nil"/>
              <w:bottom w:val="nil"/>
              <w:right w:val="nil"/>
            </w:tcBorders>
            <w:vAlign w:val="center"/>
          </w:tcPr>
          <w:p w14:paraId="2FF936E4"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w:t>
            </w:r>
          </w:p>
        </w:tc>
        <w:tc>
          <w:tcPr>
            <w:tcW w:w="1019" w:type="dxa"/>
            <w:tcBorders>
              <w:top w:val="nil"/>
              <w:left w:val="nil"/>
              <w:bottom w:val="nil"/>
              <w:right w:val="nil"/>
            </w:tcBorders>
            <w:vAlign w:val="center"/>
          </w:tcPr>
          <w:p w14:paraId="06BB9F26"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-.0482</w:t>
            </w:r>
          </w:p>
        </w:tc>
        <w:tc>
          <w:tcPr>
            <w:tcW w:w="1115" w:type="dxa"/>
            <w:tcBorders>
              <w:top w:val="nil"/>
              <w:left w:val="nil"/>
              <w:bottom w:val="nil"/>
              <w:right w:val="nil"/>
            </w:tcBorders>
          </w:tcPr>
          <w:p w14:paraId="66D531DF"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-.0918</w:t>
            </w:r>
          </w:p>
        </w:tc>
        <w:tc>
          <w:tcPr>
            <w:tcW w:w="1393" w:type="dxa"/>
            <w:tcBorders>
              <w:top w:val="nil"/>
              <w:left w:val="nil"/>
              <w:bottom w:val="nil"/>
              <w:right w:val="nil"/>
            </w:tcBorders>
          </w:tcPr>
          <w:p w14:paraId="1BE71347" w14:textId="77777777" w:rsidR="003F5F41" w:rsidRPr="00935444" w:rsidRDefault="003F5F41" w:rsidP="0064002D">
            <w:pPr>
              <w:spacing w:before="0" w:line="259" w:lineRule="auto"/>
              <w:jc w:val="center"/>
              <w:rPr>
                <w:rFonts w:ascii="Cambria" w:eastAsia="Cambria" w:hAnsi="Cambria" w:cs="Cambria"/>
                <w:color w:val="000000"/>
                <w:sz w:val="20"/>
              </w:rPr>
            </w:pPr>
            <w:r>
              <w:rPr>
                <w:rFonts w:ascii="Cambria" w:eastAsia="Cambria" w:hAnsi="Cambria" w:cs="Cambria"/>
                <w:color w:val="000000"/>
                <w:sz w:val="20"/>
              </w:rPr>
              <w:t>-.035</w:t>
            </w:r>
          </w:p>
        </w:tc>
        <w:tc>
          <w:tcPr>
            <w:tcW w:w="776" w:type="dxa"/>
            <w:tcBorders>
              <w:top w:val="nil"/>
              <w:left w:val="nil"/>
              <w:bottom w:val="nil"/>
              <w:right w:val="nil"/>
            </w:tcBorders>
          </w:tcPr>
          <w:p w14:paraId="0ADB476A"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-.085</w:t>
            </w:r>
          </w:p>
        </w:tc>
      </w:tr>
      <w:tr w:rsidR="003F5F41" w:rsidRPr="00935444" w14:paraId="5F05F95B" w14:textId="77777777" w:rsidTr="0064002D">
        <w:trPr>
          <w:trHeight w:val="374"/>
        </w:trPr>
        <w:tc>
          <w:tcPr>
            <w:tcW w:w="1523" w:type="dxa"/>
            <w:tcBorders>
              <w:top w:val="nil"/>
              <w:left w:val="nil"/>
              <w:bottom w:val="nil"/>
              <w:right w:val="nil"/>
            </w:tcBorders>
            <w:vAlign w:val="center"/>
          </w:tcPr>
          <w:p w14:paraId="14FAD8B7" w14:textId="77777777" w:rsidR="003F5F41" w:rsidRPr="00935444" w:rsidRDefault="003F5F41" w:rsidP="0064002D">
            <w:pPr>
              <w:spacing w:before="0" w:line="259" w:lineRule="auto"/>
              <w:ind w:left="384"/>
              <w:jc w:val="center"/>
              <w:rPr>
                <w:rFonts w:ascii="Cambria" w:eastAsia="Cambria" w:hAnsi="Cambria" w:cs="Cambria"/>
                <w:color w:val="000000"/>
                <w:sz w:val="20"/>
              </w:rPr>
            </w:pPr>
            <w:proofErr w:type="spellStart"/>
            <w:r w:rsidRPr="00935444">
              <w:rPr>
                <w:rFonts w:ascii="Cambria" w:eastAsia="Cambria" w:hAnsi="Cambria" w:cs="Cambria"/>
                <w:i/>
                <w:color w:val="000000"/>
                <w:sz w:val="20"/>
              </w:rPr>
              <w:t>γ</w:t>
            </w:r>
            <w:r w:rsidRPr="00935444">
              <w:rPr>
                <w:rFonts w:ascii="Cambria" w:eastAsia="Cambria" w:hAnsi="Cambria" w:cs="Cambria"/>
                <w:i/>
                <w:color w:val="000000"/>
                <w:sz w:val="20"/>
                <w:vertAlign w:val="subscript"/>
              </w:rPr>
              <w:t>M</w:t>
            </w:r>
            <w:proofErr w:type="spellEnd"/>
          </w:p>
        </w:tc>
        <w:tc>
          <w:tcPr>
            <w:tcW w:w="1138" w:type="dxa"/>
            <w:tcBorders>
              <w:top w:val="nil"/>
              <w:left w:val="nil"/>
              <w:bottom w:val="nil"/>
              <w:right w:val="nil"/>
            </w:tcBorders>
            <w:vAlign w:val="center"/>
          </w:tcPr>
          <w:p w14:paraId="765893AF"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w:t>
            </w:r>
          </w:p>
        </w:tc>
        <w:tc>
          <w:tcPr>
            <w:tcW w:w="1019" w:type="dxa"/>
            <w:tcBorders>
              <w:top w:val="nil"/>
              <w:left w:val="nil"/>
              <w:bottom w:val="nil"/>
              <w:right w:val="nil"/>
            </w:tcBorders>
            <w:vAlign w:val="center"/>
          </w:tcPr>
          <w:p w14:paraId="3F268B0C"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-.0482</w:t>
            </w:r>
          </w:p>
        </w:tc>
        <w:tc>
          <w:tcPr>
            <w:tcW w:w="1115" w:type="dxa"/>
            <w:tcBorders>
              <w:top w:val="nil"/>
              <w:left w:val="nil"/>
              <w:bottom w:val="nil"/>
              <w:right w:val="nil"/>
            </w:tcBorders>
          </w:tcPr>
          <w:p w14:paraId="44B1298B"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-.0918</w:t>
            </w:r>
          </w:p>
        </w:tc>
        <w:tc>
          <w:tcPr>
            <w:tcW w:w="1393" w:type="dxa"/>
            <w:tcBorders>
              <w:top w:val="nil"/>
              <w:left w:val="nil"/>
              <w:bottom w:val="nil"/>
              <w:right w:val="nil"/>
            </w:tcBorders>
          </w:tcPr>
          <w:p w14:paraId="5B939FB2" w14:textId="77777777" w:rsidR="003F5F41" w:rsidRPr="00935444" w:rsidRDefault="003F5F41" w:rsidP="0064002D">
            <w:pPr>
              <w:spacing w:before="0" w:line="259" w:lineRule="auto"/>
              <w:jc w:val="center"/>
              <w:rPr>
                <w:rFonts w:ascii="Cambria" w:eastAsia="Cambria" w:hAnsi="Cambria" w:cs="Cambria"/>
                <w:color w:val="000000"/>
                <w:sz w:val="20"/>
              </w:rPr>
            </w:pPr>
            <w:r>
              <w:rPr>
                <w:rFonts w:ascii="Cambria" w:eastAsia="Cambria" w:hAnsi="Cambria" w:cs="Cambria"/>
                <w:color w:val="000000"/>
                <w:sz w:val="20"/>
              </w:rPr>
              <w:t>-.058</w:t>
            </w:r>
          </w:p>
        </w:tc>
        <w:tc>
          <w:tcPr>
            <w:tcW w:w="776" w:type="dxa"/>
            <w:tcBorders>
              <w:top w:val="nil"/>
              <w:left w:val="nil"/>
              <w:bottom w:val="nil"/>
              <w:right w:val="nil"/>
            </w:tcBorders>
          </w:tcPr>
          <w:p w14:paraId="49626693"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-.095</w:t>
            </w:r>
          </w:p>
        </w:tc>
      </w:tr>
      <w:tr w:rsidR="003F5F41" w:rsidRPr="00935444" w14:paraId="11094E5D" w14:textId="77777777" w:rsidTr="0064002D">
        <w:trPr>
          <w:trHeight w:val="374"/>
        </w:trPr>
        <w:tc>
          <w:tcPr>
            <w:tcW w:w="1523" w:type="dxa"/>
            <w:tcBorders>
              <w:top w:val="nil"/>
              <w:left w:val="nil"/>
              <w:bottom w:val="nil"/>
              <w:right w:val="nil"/>
            </w:tcBorders>
            <w:vAlign w:val="center"/>
          </w:tcPr>
          <w:p w14:paraId="033BFDBE" w14:textId="77777777" w:rsidR="003F5F41" w:rsidRPr="00935444" w:rsidRDefault="003F5F41" w:rsidP="0064002D">
            <w:pPr>
              <w:spacing w:before="0" w:line="259" w:lineRule="auto"/>
              <w:ind w:left="472"/>
              <w:jc w:val="center"/>
              <w:rPr>
                <w:rFonts w:ascii="Cambria" w:eastAsia="Cambria" w:hAnsi="Cambria" w:cs="Cambria"/>
                <w:color w:val="000000"/>
                <w:sz w:val="20"/>
              </w:rPr>
            </w:pPr>
            <w:r w:rsidRPr="00935444">
              <w:rPr>
                <w:rFonts w:ascii="Cambria" w:eastAsia="Cambria" w:hAnsi="Cambria" w:cs="Cambria"/>
                <w:i/>
                <w:color w:val="000000"/>
                <w:sz w:val="20"/>
              </w:rPr>
              <w:t>ρ</w:t>
            </w:r>
          </w:p>
        </w:tc>
        <w:tc>
          <w:tcPr>
            <w:tcW w:w="1138" w:type="dxa"/>
            <w:tcBorders>
              <w:top w:val="nil"/>
              <w:left w:val="nil"/>
              <w:bottom w:val="nil"/>
              <w:right w:val="nil"/>
            </w:tcBorders>
            <w:vAlign w:val="center"/>
          </w:tcPr>
          <w:p w14:paraId="2F8201CB" w14:textId="77777777" w:rsidR="003F5F41" w:rsidRPr="00935444" w:rsidRDefault="003F5F41" w:rsidP="0064002D">
            <w:pPr>
              <w:spacing w:before="0" w:line="259" w:lineRule="auto"/>
              <w:ind w:left="50"/>
              <w:jc w:val="center"/>
              <w:rPr>
                <w:rFonts w:ascii="Cambria" w:eastAsia="Cambria" w:hAnsi="Cambria" w:cs="Cambria"/>
                <w:color w:val="000000"/>
                <w:sz w:val="20"/>
              </w:rPr>
            </w:pPr>
            <w:r w:rsidRPr="00935444">
              <w:rPr>
                <w:rFonts w:ascii="Cambria" w:eastAsia="Cambria" w:hAnsi="Cambria" w:cs="Cambria"/>
                <w:color w:val="000000"/>
                <w:sz w:val="20"/>
              </w:rPr>
              <w:t>.324</w:t>
            </w:r>
          </w:p>
        </w:tc>
        <w:tc>
          <w:tcPr>
            <w:tcW w:w="1019" w:type="dxa"/>
            <w:tcBorders>
              <w:top w:val="nil"/>
              <w:left w:val="nil"/>
              <w:bottom w:val="nil"/>
              <w:right w:val="nil"/>
            </w:tcBorders>
            <w:vAlign w:val="center"/>
          </w:tcPr>
          <w:p w14:paraId="298BA330"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.3671</w:t>
            </w:r>
          </w:p>
        </w:tc>
        <w:tc>
          <w:tcPr>
            <w:tcW w:w="1115" w:type="dxa"/>
            <w:tcBorders>
              <w:top w:val="nil"/>
              <w:left w:val="nil"/>
              <w:bottom w:val="nil"/>
              <w:right w:val="nil"/>
            </w:tcBorders>
          </w:tcPr>
          <w:p w14:paraId="6D003C21"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.3671</w:t>
            </w:r>
          </w:p>
        </w:tc>
        <w:tc>
          <w:tcPr>
            <w:tcW w:w="1393" w:type="dxa"/>
            <w:tcBorders>
              <w:top w:val="nil"/>
              <w:left w:val="nil"/>
              <w:bottom w:val="nil"/>
              <w:right w:val="nil"/>
            </w:tcBorders>
          </w:tcPr>
          <w:p w14:paraId="3D0FBA12"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.3655</w:t>
            </w:r>
          </w:p>
        </w:tc>
        <w:tc>
          <w:tcPr>
            <w:tcW w:w="776" w:type="dxa"/>
            <w:tcBorders>
              <w:top w:val="nil"/>
              <w:left w:val="nil"/>
              <w:bottom w:val="nil"/>
              <w:right w:val="nil"/>
            </w:tcBorders>
          </w:tcPr>
          <w:p w14:paraId="1F621696" w14:textId="77777777" w:rsidR="003F5F41" w:rsidRPr="00935444" w:rsidRDefault="003F5F41" w:rsidP="0064002D">
            <w:pPr>
              <w:spacing w:before="0" w:line="259" w:lineRule="auto"/>
              <w:jc w:val="center"/>
              <w:rPr>
                <w:rFonts w:ascii="Cambria" w:eastAsia="Cambria" w:hAnsi="Cambria" w:cs="Cambria"/>
                <w:color w:val="000000"/>
                <w:sz w:val="20"/>
              </w:rPr>
            </w:pPr>
            <w:r w:rsidRPr="00935444">
              <w:rPr>
                <w:rFonts w:ascii="Cambria" w:eastAsia="Cambria" w:hAnsi="Cambria" w:cs="Cambria"/>
                <w:color w:val="000000"/>
                <w:sz w:val="20"/>
              </w:rPr>
              <w:t>.3655</w:t>
            </w:r>
          </w:p>
        </w:tc>
      </w:tr>
      <w:tr w:rsidR="003F5F41" w:rsidRPr="00935444" w14:paraId="5D5D5C74" w14:textId="77777777" w:rsidTr="0064002D">
        <w:trPr>
          <w:trHeight w:val="374"/>
        </w:trPr>
        <w:tc>
          <w:tcPr>
            <w:tcW w:w="1523" w:type="dxa"/>
            <w:tcBorders>
              <w:top w:val="nil"/>
              <w:left w:val="nil"/>
              <w:bottom w:val="nil"/>
              <w:right w:val="nil"/>
            </w:tcBorders>
            <w:vAlign w:val="center"/>
          </w:tcPr>
          <w:p w14:paraId="2D0FFF68" w14:textId="77777777" w:rsidR="003F5F41" w:rsidRPr="00935444" w:rsidRDefault="003F5F41" w:rsidP="0064002D">
            <w:pPr>
              <w:spacing w:before="0" w:line="259" w:lineRule="auto"/>
              <w:ind w:left="472"/>
              <w:jc w:val="center"/>
              <w:rPr>
                <w:rFonts w:ascii="Cambria" w:eastAsia="Cambria" w:hAnsi="Cambria" w:cs="Cambria"/>
                <w:i/>
                <w:color w:val="000000"/>
                <w:sz w:val="20"/>
              </w:rPr>
            </w:pPr>
            <w:r w:rsidRPr="00935444">
              <w:rPr>
                <w:rFonts w:ascii="Cambria" w:eastAsia="Cambria" w:hAnsi="Cambria" w:cs="Cambria"/>
                <w:color w:val="000000"/>
                <w:sz w:val="20"/>
              </w:rPr>
              <w:t>ℓ(</w:t>
            </w:r>
            <w:r>
              <w:rPr>
                <w:rFonts w:ascii="Cambria" w:eastAsia="Cambria" w:hAnsi="Cambria" w:cs="Cambria"/>
                <w:color w:val="000000"/>
                <w:sz w:val="20"/>
              </w:rPr>
              <w:t>θ)</w:t>
            </w:r>
          </w:p>
        </w:tc>
        <w:tc>
          <w:tcPr>
            <w:tcW w:w="1138" w:type="dxa"/>
            <w:tcBorders>
              <w:top w:val="nil"/>
              <w:left w:val="nil"/>
              <w:bottom w:val="nil"/>
              <w:right w:val="nil"/>
            </w:tcBorders>
            <w:vAlign w:val="center"/>
          </w:tcPr>
          <w:p w14:paraId="59C60668" w14:textId="77777777" w:rsidR="003F5F41" w:rsidRPr="00935444" w:rsidRDefault="003F5F41" w:rsidP="0064002D">
            <w:pPr>
              <w:spacing w:before="0" w:line="259" w:lineRule="auto"/>
              <w:ind w:left="50"/>
              <w:jc w:val="center"/>
              <w:rPr>
                <w:rFonts w:ascii="Cambria" w:eastAsia="Cambria" w:hAnsi="Cambria" w:cs="Cambria"/>
                <w:color w:val="000000"/>
                <w:sz w:val="20"/>
              </w:rPr>
            </w:pPr>
            <w:r w:rsidRPr="00935444">
              <w:rPr>
                <w:rFonts w:ascii="Cambria" w:eastAsia="Cambria" w:hAnsi="Cambria" w:cs="Cambria"/>
                <w:color w:val="000000"/>
                <w:sz w:val="20"/>
              </w:rPr>
              <w:t>-772</w:t>
            </w:r>
            <w:r>
              <w:rPr>
                <w:rFonts w:ascii="Cambria" w:eastAsia="Cambria" w:hAnsi="Cambria" w:cs="Cambria"/>
                <w:color w:val="000000"/>
                <w:sz w:val="20"/>
              </w:rPr>
              <w:t>6.3</w:t>
            </w:r>
          </w:p>
        </w:tc>
        <w:tc>
          <w:tcPr>
            <w:tcW w:w="1019" w:type="dxa"/>
            <w:tcBorders>
              <w:top w:val="nil"/>
              <w:left w:val="nil"/>
              <w:bottom w:val="nil"/>
              <w:right w:val="nil"/>
            </w:tcBorders>
            <w:vAlign w:val="center"/>
          </w:tcPr>
          <w:p w14:paraId="1CF0A484" w14:textId="77777777" w:rsidR="003F5F41" w:rsidRPr="00935444" w:rsidRDefault="003F5F41" w:rsidP="0064002D">
            <w:pPr>
              <w:spacing w:before="0" w:line="259" w:lineRule="auto"/>
              <w:jc w:val="center"/>
              <w:rPr>
                <w:rFonts w:ascii="Cambria" w:eastAsia="Cambria" w:hAnsi="Cambria" w:cs="Cambria"/>
                <w:color w:val="000000"/>
                <w:sz w:val="20"/>
              </w:rPr>
            </w:pPr>
            <w:r>
              <w:rPr>
                <w:rFonts w:ascii="Cambria" w:eastAsia="Cambria" w:hAnsi="Cambria" w:cs="Cambria"/>
                <w:color w:val="000000"/>
                <w:sz w:val="20"/>
              </w:rPr>
              <w:t>-7723.6</w:t>
            </w:r>
          </w:p>
        </w:tc>
        <w:tc>
          <w:tcPr>
            <w:tcW w:w="1115" w:type="dxa"/>
            <w:tcBorders>
              <w:top w:val="nil"/>
              <w:left w:val="nil"/>
              <w:bottom w:val="nil"/>
              <w:right w:val="nil"/>
            </w:tcBorders>
          </w:tcPr>
          <w:p w14:paraId="56E42289" w14:textId="77777777" w:rsidR="003F5F41" w:rsidRPr="00935444" w:rsidRDefault="003F5F41" w:rsidP="0064002D">
            <w:pPr>
              <w:spacing w:before="0" w:line="259" w:lineRule="auto"/>
              <w:jc w:val="center"/>
              <w:rPr>
                <w:rFonts w:ascii="Cambria" w:eastAsia="Cambria" w:hAnsi="Cambria" w:cs="Cambria"/>
                <w:color w:val="000000"/>
                <w:sz w:val="20"/>
              </w:rPr>
            </w:pPr>
            <w:r>
              <w:rPr>
                <w:rFonts w:ascii="Cambria" w:eastAsia="Cambria" w:hAnsi="Cambria" w:cs="Cambria"/>
                <w:color w:val="000000"/>
                <w:sz w:val="20"/>
              </w:rPr>
              <w:t>-7710.8</w:t>
            </w:r>
          </w:p>
        </w:tc>
        <w:tc>
          <w:tcPr>
            <w:tcW w:w="1393" w:type="dxa"/>
            <w:tcBorders>
              <w:top w:val="nil"/>
              <w:left w:val="nil"/>
              <w:bottom w:val="nil"/>
              <w:right w:val="nil"/>
            </w:tcBorders>
          </w:tcPr>
          <w:p w14:paraId="090DBFA9" w14:textId="77777777" w:rsidR="003F5F41" w:rsidRPr="00935444" w:rsidRDefault="003F5F41" w:rsidP="0064002D">
            <w:pPr>
              <w:spacing w:before="0" w:line="259" w:lineRule="auto"/>
              <w:jc w:val="center"/>
              <w:rPr>
                <w:rFonts w:ascii="Cambria" w:eastAsia="Cambria" w:hAnsi="Cambria" w:cs="Cambria"/>
                <w:color w:val="000000"/>
                <w:sz w:val="20"/>
              </w:rPr>
            </w:pPr>
            <w:r>
              <w:rPr>
                <w:rFonts w:ascii="Cambria" w:eastAsia="Cambria" w:hAnsi="Cambria" w:cs="Cambria"/>
                <w:color w:val="000000"/>
                <w:sz w:val="20"/>
              </w:rPr>
              <w:t>-7715.4</w:t>
            </w:r>
          </w:p>
        </w:tc>
        <w:tc>
          <w:tcPr>
            <w:tcW w:w="776" w:type="dxa"/>
            <w:tcBorders>
              <w:top w:val="nil"/>
              <w:left w:val="nil"/>
              <w:bottom w:val="nil"/>
              <w:right w:val="nil"/>
            </w:tcBorders>
          </w:tcPr>
          <w:p w14:paraId="6F7E5A5C" w14:textId="77777777" w:rsidR="003F5F41" w:rsidRPr="00935444" w:rsidRDefault="003F5F41" w:rsidP="0064002D">
            <w:pPr>
              <w:spacing w:before="0" w:line="259" w:lineRule="auto"/>
              <w:jc w:val="center"/>
              <w:rPr>
                <w:rFonts w:ascii="Cambria" w:eastAsia="Cambria" w:hAnsi="Cambria" w:cs="Cambria"/>
                <w:color w:val="000000"/>
                <w:sz w:val="20"/>
              </w:rPr>
            </w:pPr>
            <w:r>
              <w:rPr>
                <w:rFonts w:ascii="Cambria" w:eastAsia="Cambria" w:hAnsi="Cambria" w:cs="Cambria"/>
                <w:color w:val="000000"/>
                <w:sz w:val="20"/>
              </w:rPr>
              <w:t>-7701.9</w:t>
            </w:r>
          </w:p>
        </w:tc>
      </w:tr>
      <w:tr w:rsidR="003F5F41" w:rsidRPr="00935444" w14:paraId="4D60519F" w14:textId="77777777" w:rsidTr="0064002D">
        <w:trPr>
          <w:trHeight w:val="374"/>
        </w:trPr>
        <w:tc>
          <w:tcPr>
            <w:tcW w:w="1523" w:type="dxa"/>
            <w:tcBorders>
              <w:top w:val="nil"/>
              <w:left w:val="nil"/>
              <w:bottom w:val="nil"/>
              <w:right w:val="nil"/>
            </w:tcBorders>
            <w:vAlign w:val="center"/>
          </w:tcPr>
          <w:p w14:paraId="61B0B0AB" w14:textId="77777777" w:rsidR="003F5F41" w:rsidRPr="00935444" w:rsidRDefault="003F5F41" w:rsidP="0064002D">
            <w:pPr>
              <w:spacing w:before="0" w:line="259" w:lineRule="auto"/>
              <w:rPr>
                <w:rFonts w:ascii="Cambria" w:eastAsia="Cambria" w:hAnsi="Cambria" w:cs="Cambria"/>
                <w:color w:val="000000"/>
                <w:sz w:val="20"/>
              </w:rPr>
            </w:pPr>
          </w:p>
        </w:tc>
        <w:tc>
          <w:tcPr>
            <w:tcW w:w="1138" w:type="dxa"/>
            <w:tcBorders>
              <w:top w:val="nil"/>
              <w:left w:val="nil"/>
              <w:bottom w:val="nil"/>
              <w:right w:val="nil"/>
            </w:tcBorders>
            <w:vAlign w:val="center"/>
          </w:tcPr>
          <w:p w14:paraId="52768ADA" w14:textId="77777777" w:rsidR="003F5F41" w:rsidRPr="00935444" w:rsidRDefault="003F5F41" w:rsidP="0064002D">
            <w:pPr>
              <w:spacing w:before="0" w:line="259" w:lineRule="auto"/>
              <w:ind w:left="50"/>
              <w:jc w:val="center"/>
              <w:rPr>
                <w:rFonts w:ascii="Cambria" w:eastAsia="Cambria" w:hAnsi="Cambria" w:cs="Cambria"/>
                <w:color w:val="000000"/>
                <w:sz w:val="20"/>
              </w:rPr>
            </w:pPr>
          </w:p>
        </w:tc>
        <w:tc>
          <w:tcPr>
            <w:tcW w:w="1019" w:type="dxa"/>
            <w:tcBorders>
              <w:top w:val="nil"/>
              <w:left w:val="nil"/>
              <w:bottom w:val="nil"/>
              <w:right w:val="nil"/>
            </w:tcBorders>
            <w:vAlign w:val="center"/>
          </w:tcPr>
          <w:p w14:paraId="28B9BB44" w14:textId="77777777" w:rsidR="003F5F41" w:rsidRDefault="003F5F41" w:rsidP="0064002D">
            <w:pPr>
              <w:spacing w:before="0" w:line="259" w:lineRule="auto"/>
              <w:jc w:val="center"/>
              <w:rPr>
                <w:rFonts w:ascii="Cambria" w:eastAsia="Cambria" w:hAnsi="Cambria" w:cs="Cambria"/>
                <w:color w:val="000000"/>
                <w:sz w:val="20"/>
              </w:rPr>
            </w:pPr>
          </w:p>
        </w:tc>
        <w:tc>
          <w:tcPr>
            <w:tcW w:w="1115" w:type="dxa"/>
            <w:tcBorders>
              <w:top w:val="nil"/>
              <w:left w:val="nil"/>
              <w:bottom w:val="nil"/>
              <w:right w:val="nil"/>
            </w:tcBorders>
          </w:tcPr>
          <w:p w14:paraId="7851F305" w14:textId="77777777" w:rsidR="003F5F41" w:rsidRDefault="003F5F41" w:rsidP="0064002D">
            <w:pPr>
              <w:spacing w:before="0" w:line="259" w:lineRule="auto"/>
              <w:jc w:val="center"/>
              <w:rPr>
                <w:rFonts w:ascii="Cambria" w:eastAsia="Cambria" w:hAnsi="Cambria" w:cs="Cambria"/>
                <w:color w:val="000000"/>
                <w:sz w:val="20"/>
              </w:rPr>
            </w:pPr>
          </w:p>
        </w:tc>
        <w:tc>
          <w:tcPr>
            <w:tcW w:w="1393" w:type="dxa"/>
            <w:tcBorders>
              <w:top w:val="nil"/>
              <w:left w:val="nil"/>
              <w:bottom w:val="nil"/>
              <w:right w:val="nil"/>
            </w:tcBorders>
          </w:tcPr>
          <w:p w14:paraId="7AE5066B" w14:textId="77777777" w:rsidR="003F5F41" w:rsidRDefault="003F5F41" w:rsidP="0064002D">
            <w:pPr>
              <w:spacing w:before="0" w:line="259" w:lineRule="auto"/>
              <w:jc w:val="center"/>
              <w:rPr>
                <w:rFonts w:ascii="Cambria" w:eastAsia="Cambria" w:hAnsi="Cambria" w:cs="Cambria"/>
                <w:color w:val="000000"/>
                <w:sz w:val="20"/>
              </w:rPr>
            </w:pPr>
          </w:p>
        </w:tc>
        <w:tc>
          <w:tcPr>
            <w:tcW w:w="776" w:type="dxa"/>
            <w:tcBorders>
              <w:top w:val="nil"/>
              <w:left w:val="nil"/>
              <w:bottom w:val="nil"/>
              <w:right w:val="nil"/>
            </w:tcBorders>
          </w:tcPr>
          <w:p w14:paraId="3F341D99" w14:textId="77777777" w:rsidR="003F5F41" w:rsidRDefault="003F5F41" w:rsidP="0064002D">
            <w:pPr>
              <w:spacing w:before="0" w:line="259" w:lineRule="auto"/>
              <w:jc w:val="center"/>
              <w:rPr>
                <w:rFonts w:ascii="Cambria" w:eastAsia="Cambria" w:hAnsi="Cambria" w:cs="Cambria"/>
                <w:color w:val="000000"/>
                <w:sz w:val="20"/>
              </w:rPr>
            </w:pPr>
          </w:p>
        </w:tc>
      </w:tr>
    </w:tbl>
    <w:p w14:paraId="03280ED7" w14:textId="77777777" w:rsidR="003F5F41" w:rsidRPr="00D33B96" w:rsidRDefault="003F5F41" w:rsidP="003F5F41">
      <w:pPr>
        <w:spacing w:before="0" w:line="259" w:lineRule="auto"/>
        <w:rPr>
          <w:rFonts w:ascii="Cambria" w:eastAsia="Cambria" w:hAnsi="Cambria" w:cs="Cambria"/>
          <w:color w:val="000000"/>
          <w:sz w:val="20"/>
          <w:lang w:val="en-US"/>
        </w:rPr>
      </w:pPr>
      <w:r>
        <w:rPr>
          <w:lang w:val="en-US"/>
        </w:rPr>
        <w:lastRenderedPageBreak/>
        <w:t xml:space="preserve">We now compute the likelihood ratios (LHR) and the p-values for the sets of nested models where we compare the likelihood ratios to a chi-squared distribution with </w:t>
      </w:r>
      <w:proofErr w:type="spellStart"/>
      <w:r>
        <w:rPr>
          <w:lang w:val="en-US"/>
        </w:rPr>
        <w:t>d.f.</w:t>
      </w:r>
      <w:proofErr w:type="spellEnd"/>
      <w:r>
        <w:rPr>
          <w:lang w:val="en-US"/>
        </w:rPr>
        <w:t xml:space="preserve"> listed in the table, and equal to the difference in the number of parameters between the models.</w:t>
      </w:r>
    </w:p>
    <w:tbl>
      <w:tblPr>
        <w:tblStyle w:val="TableGrid"/>
        <w:tblpPr w:leftFromText="180" w:rightFromText="180" w:vertAnchor="text" w:horzAnchor="page" w:tblpX="1888" w:tblpY="67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900"/>
        <w:gridCol w:w="725"/>
        <w:gridCol w:w="1170"/>
      </w:tblGrid>
      <w:tr w:rsidR="003F5F41" w14:paraId="436BA1B3" w14:textId="77777777" w:rsidTr="0064002D">
        <w:tc>
          <w:tcPr>
            <w:tcW w:w="1165" w:type="dxa"/>
            <w:tcBorders>
              <w:top w:val="single" w:sz="4" w:space="0" w:color="auto"/>
              <w:bottom w:val="single" w:sz="4" w:space="0" w:color="auto"/>
            </w:tcBorders>
          </w:tcPr>
          <w:p w14:paraId="32CE0BEC" w14:textId="77777777" w:rsidR="003F5F41" w:rsidRDefault="003F5F41" w:rsidP="0064002D">
            <w:pPr>
              <w:rPr>
                <w:lang w:val="en-US"/>
              </w:rPr>
            </w:pPr>
            <w:r>
              <w:rPr>
                <w:lang w:val="en-US"/>
              </w:rPr>
              <w:t>models</w:t>
            </w:r>
          </w:p>
        </w:tc>
        <w:tc>
          <w:tcPr>
            <w:tcW w:w="900" w:type="dxa"/>
            <w:tcBorders>
              <w:top w:val="single" w:sz="4" w:space="0" w:color="auto"/>
              <w:bottom w:val="single" w:sz="4" w:space="0" w:color="auto"/>
            </w:tcBorders>
          </w:tcPr>
          <w:p w14:paraId="25AC30F5" w14:textId="77777777" w:rsidR="003F5F41" w:rsidRDefault="003F5F41" w:rsidP="0064002D">
            <w:pPr>
              <w:rPr>
                <w:lang w:val="en-US"/>
              </w:rPr>
            </w:pPr>
            <w:r>
              <w:rPr>
                <w:lang w:val="en-US"/>
              </w:rPr>
              <w:t>LHR</w:t>
            </w:r>
          </w:p>
        </w:tc>
        <w:tc>
          <w:tcPr>
            <w:tcW w:w="725" w:type="dxa"/>
            <w:tcBorders>
              <w:top w:val="single" w:sz="4" w:space="0" w:color="auto"/>
              <w:bottom w:val="single" w:sz="4" w:space="0" w:color="auto"/>
            </w:tcBorders>
          </w:tcPr>
          <w:p w14:paraId="59DEF7C6" w14:textId="77777777" w:rsidR="003F5F41" w:rsidRDefault="003F5F41" w:rsidP="0064002D">
            <w:pPr>
              <w:rPr>
                <w:lang w:val="en-US"/>
              </w:rPr>
            </w:pPr>
            <w:proofErr w:type="spellStart"/>
            <w:r>
              <w:rPr>
                <w:lang w:val="en-US"/>
              </w:rPr>
              <w:t>d.f.</w:t>
            </w:r>
            <w:proofErr w:type="spellEnd"/>
          </w:p>
        </w:tc>
        <w:tc>
          <w:tcPr>
            <w:tcW w:w="1170" w:type="dxa"/>
            <w:tcBorders>
              <w:top w:val="single" w:sz="4" w:space="0" w:color="auto"/>
              <w:bottom w:val="single" w:sz="4" w:space="0" w:color="auto"/>
            </w:tcBorders>
          </w:tcPr>
          <w:p w14:paraId="59D45FCA" w14:textId="77777777" w:rsidR="003F5F41" w:rsidRDefault="003F5F41" w:rsidP="0064002D">
            <w:pPr>
              <w:rPr>
                <w:lang w:val="en-US"/>
              </w:rPr>
            </w:pPr>
            <w:r>
              <w:rPr>
                <w:lang w:val="en-US"/>
              </w:rPr>
              <w:t>p-value</w:t>
            </w:r>
          </w:p>
        </w:tc>
      </w:tr>
      <w:tr w:rsidR="003F5F41" w14:paraId="14152B6F" w14:textId="77777777" w:rsidTr="0064002D">
        <w:tc>
          <w:tcPr>
            <w:tcW w:w="1165" w:type="dxa"/>
            <w:tcBorders>
              <w:top w:val="single" w:sz="4" w:space="0" w:color="auto"/>
            </w:tcBorders>
          </w:tcPr>
          <w:p w14:paraId="1327174A" w14:textId="77777777" w:rsidR="003F5F41" w:rsidRDefault="003F5F41" w:rsidP="0064002D">
            <w:pPr>
              <w:rPr>
                <w:lang w:val="en-US"/>
              </w:rPr>
            </w:pPr>
            <w:r>
              <w:rPr>
                <w:lang w:val="en-US"/>
              </w:rPr>
              <w:t>I/II</w:t>
            </w:r>
          </w:p>
        </w:tc>
        <w:tc>
          <w:tcPr>
            <w:tcW w:w="900" w:type="dxa"/>
            <w:tcBorders>
              <w:top w:val="single" w:sz="4" w:space="0" w:color="auto"/>
            </w:tcBorders>
          </w:tcPr>
          <w:p w14:paraId="5DB51B64" w14:textId="77777777" w:rsidR="003F5F41" w:rsidRDefault="003F5F41" w:rsidP="0064002D">
            <w:pPr>
              <w:rPr>
                <w:lang w:val="en-US"/>
              </w:rPr>
            </w:pPr>
            <w:r>
              <w:rPr>
                <w:lang w:val="en-US"/>
              </w:rPr>
              <w:t>5.4</w:t>
            </w:r>
          </w:p>
        </w:tc>
        <w:tc>
          <w:tcPr>
            <w:tcW w:w="725" w:type="dxa"/>
            <w:tcBorders>
              <w:top w:val="single" w:sz="4" w:space="0" w:color="auto"/>
            </w:tcBorders>
          </w:tcPr>
          <w:p w14:paraId="07E8BD4C" w14:textId="77777777" w:rsidR="003F5F41" w:rsidRDefault="003F5F41" w:rsidP="0064002D">
            <w:pPr>
              <w:rPr>
                <w:lang w:val="en-US"/>
              </w:rPr>
            </w:pPr>
            <w:r>
              <w:rPr>
                <w:lang w:val="en-US"/>
              </w:rPr>
              <w:t>1</w:t>
            </w:r>
          </w:p>
        </w:tc>
        <w:tc>
          <w:tcPr>
            <w:tcW w:w="1170" w:type="dxa"/>
            <w:tcBorders>
              <w:top w:val="single" w:sz="4" w:space="0" w:color="auto"/>
            </w:tcBorders>
          </w:tcPr>
          <w:p w14:paraId="06B2CAA7" w14:textId="77777777" w:rsidR="003F5F41" w:rsidRDefault="003F5F41" w:rsidP="0064002D">
            <w:pPr>
              <w:rPr>
                <w:lang w:val="en-US"/>
              </w:rPr>
            </w:pPr>
            <w:r>
              <w:rPr>
                <w:lang w:val="en-US"/>
              </w:rPr>
              <w:t>.0201</w:t>
            </w:r>
          </w:p>
        </w:tc>
      </w:tr>
      <w:tr w:rsidR="003F5F41" w14:paraId="2D35802D" w14:textId="77777777" w:rsidTr="0064002D">
        <w:tc>
          <w:tcPr>
            <w:tcW w:w="1165" w:type="dxa"/>
          </w:tcPr>
          <w:p w14:paraId="0B2FEEBC" w14:textId="77777777" w:rsidR="003F5F41" w:rsidRDefault="003F5F41" w:rsidP="0064002D">
            <w:pPr>
              <w:rPr>
                <w:lang w:val="en-US"/>
              </w:rPr>
            </w:pPr>
            <w:r>
              <w:rPr>
                <w:lang w:val="en-US"/>
              </w:rPr>
              <w:t>II/III</w:t>
            </w:r>
          </w:p>
        </w:tc>
        <w:tc>
          <w:tcPr>
            <w:tcW w:w="900" w:type="dxa"/>
          </w:tcPr>
          <w:p w14:paraId="48E6589F" w14:textId="77777777" w:rsidR="003F5F41" w:rsidRDefault="003F5F41" w:rsidP="0064002D">
            <w:pPr>
              <w:rPr>
                <w:lang w:val="en-US"/>
              </w:rPr>
            </w:pPr>
            <w:r>
              <w:rPr>
                <w:lang w:val="en-US"/>
              </w:rPr>
              <w:t>25.6</w:t>
            </w:r>
          </w:p>
        </w:tc>
        <w:tc>
          <w:tcPr>
            <w:tcW w:w="725" w:type="dxa"/>
          </w:tcPr>
          <w:p w14:paraId="47E299B0" w14:textId="77777777" w:rsidR="003F5F41" w:rsidRDefault="003F5F41" w:rsidP="0064002D">
            <w:pPr>
              <w:rPr>
                <w:lang w:val="en-US"/>
              </w:rPr>
            </w:pPr>
            <w:r>
              <w:rPr>
                <w:lang w:val="en-US"/>
              </w:rPr>
              <w:t>1</w:t>
            </w:r>
          </w:p>
        </w:tc>
        <w:tc>
          <w:tcPr>
            <w:tcW w:w="1170" w:type="dxa"/>
          </w:tcPr>
          <w:p w14:paraId="5B2ECB2E" w14:textId="77777777" w:rsidR="003F5F41" w:rsidRDefault="003F5F41" w:rsidP="0064002D">
            <w:pPr>
              <w:rPr>
                <w:lang w:val="en-US"/>
              </w:rPr>
            </w:pPr>
            <w:r>
              <w:rPr>
                <w:lang w:val="en-US"/>
              </w:rPr>
              <w:t>4e07</w:t>
            </w:r>
          </w:p>
        </w:tc>
      </w:tr>
      <w:tr w:rsidR="003F5F41" w14:paraId="08E5E245" w14:textId="77777777" w:rsidTr="0064002D">
        <w:tc>
          <w:tcPr>
            <w:tcW w:w="1165" w:type="dxa"/>
          </w:tcPr>
          <w:p w14:paraId="7882F75D" w14:textId="77777777" w:rsidR="003F5F41" w:rsidRDefault="003F5F41" w:rsidP="0064002D">
            <w:pPr>
              <w:rPr>
                <w:lang w:val="en-US"/>
              </w:rPr>
            </w:pPr>
            <w:r>
              <w:rPr>
                <w:lang w:val="en-US"/>
              </w:rPr>
              <w:t>II/IV</w:t>
            </w:r>
          </w:p>
        </w:tc>
        <w:tc>
          <w:tcPr>
            <w:tcW w:w="900" w:type="dxa"/>
          </w:tcPr>
          <w:p w14:paraId="5358B3C1" w14:textId="77777777" w:rsidR="003F5F41" w:rsidRDefault="003F5F41" w:rsidP="0064002D">
            <w:pPr>
              <w:rPr>
                <w:lang w:val="en-US"/>
              </w:rPr>
            </w:pPr>
            <w:r>
              <w:rPr>
                <w:lang w:val="en-US"/>
              </w:rPr>
              <w:t>16.4</w:t>
            </w:r>
          </w:p>
        </w:tc>
        <w:tc>
          <w:tcPr>
            <w:tcW w:w="725" w:type="dxa"/>
          </w:tcPr>
          <w:p w14:paraId="0CF4CE74" w14:textId="77777777" w:rsidR="003F5F41" w:rsidRDefault="003F5F41" w:rsidP="0064002D">
            <w:pPr>
              <w:rPr>
                <w:lang w:val="en-US"/>
              </w:rPr>
            </w:pPr>
            <w:r>
              <w:rPr>
                <w:lang w:val="en-US"/>
              </w:rPr>
              <w:t>2</w:t>
            </w:r>
          </w:p>
        </w:tc>
        <w:tc>
          <w:tcPr>
            <w:tcW w:w="1170" w:type="dxa"/>
          </w:tcPr>
          <w:p w14:paraId="26A0FBBA" w14:textId="77777777" w:rsidR="003F5F41" w:rsidRDefault="003F5F41" w:rsidP="0064002D">
            <w:pPr>
              <w:rPr>
                <w:lang w:val="en-US"/>
              </w:rPr>
            </w:pPr>
            <w:r>
              <w:rPr>
                <w:lang w:val="en-US"/>
              </w:rPr>
              <w:t>.0003</w:t>
            </w:r>
          </w:p>
        </w:tc>
      </w:tr>
      <w:tr w:rsidR="003F5F41" w14:paraId="4EC435C6" w14:textId="77777777" w:rsidTr="0064002D">
        <w:tc>
          <w:tcPr>
            <w:tcW w:w="1165" w:type="dxa"/>
          </w:tcPr>
          <w:p w14:paraId="7626206B" w14:textId="77777777" w:rsidR="003F5F41" w:rsidRDefault="003F5F41" w:rsidP="0064002D">
            <w:pPr>
              <w:rPr>
                <w:lang w:val="en-US"/>
              </w:rPr>
            </w:pPr>
            <w:r>
              <w:rPr>
                <w:lang w:val="en-US"/>
              </w:rPr>
              <w:t>III/V</w:t>
            </w:r>
          </w:p>
        </w:tc>
        <w:tc>
          <w:tcPr>
            <w:tcW w:w="900" w:type="dxa"/>
          </w:tcPr>
          <w:p w14:paraId="2FB6A148" w14:textId="77777777" w:rsidR="003F5F41" w:rsidRDefault="003F5F41" w:rsidP="0064002D">
            <w:pPr>
              <w:rPr>
                <w:lang w:val="en-US"/>
              </w:rPr>
            </w:pPr>
            <w:r>
              <w:rPr>
                <w:lang w:val="en-US"/>
              </w:rPr>
              <w:t>17.8</w:t>
            </w:r>
          </w:p>
        </w:tc>
        <w:tc>
          <w:tcPr>
            <w:tcW w:w="725" w:type="dxa"/>
          </w:tcPr>
          <w:p w14:paraId="0C561D1A" w14:textId="77777777" w:rsidR="003F5F41" w:rsidRDefault="003F5F41" w:rsidP="0064002D">
            <w:pPr>
              <w:rPr>
                <w:lang w:val="en-US"/>
              </w:rPr>
            </w:pPr>
            <w:r>
              <w:rPr>
                <w:lang w:val="en-US"/>
              </w:rPr>
              <w:t>3</w:t>
            </w:r>
          </w:p>
        </w:tc>
        <w:tc>
          <w:tcPr>
            <w:tcW w:w="1170" w:type="dxa"/>
          </w:tcPr>
          <w:p w14:paraId="5EA72F08" w14:textId="77777777" w:rsidR="003F5F41" w:rsidRDefault="003F5F41" w:rsidP="0064002D">
            <w:pPr>
              <w:rPr>
                <w:lang w:val="en-US"/>
              </w:rPr>
            </w:pPr>
            <w:r>
              <w:rPr>
                <w:lang w:val="en-US"/>
              </w:rPr>
              <w:t>.0005</w:t>
            </w:r>
          </w:p>
        </w:tc>
      </w:tr>
      <w:tr w:rsidR="003F5F41" w14:paraId="08807354" w14:textId="77777777" w:rsidTr="0064002D">
        <w:tc>
          <w:tcPr>
            <w:tcW w:w="1165" w:type="dxa"/>
          </w:tcPr>
          <w:p w14:paraId="584FCE09" w14:textId="77777777" w:rsidR="003F5F41" w:rsidRDefault="003F5F41" w:rsidP="0064002D">
            <w:pPr>
              <w:rPr>
                <w:lang w:val="en-US"/>
              </w:rPr>
            </w:pPr>
            <w:r>
              <w:rPr>
                <w:lang w:val="en-US"/>
              </w:rPr>
              <w:t>II/V</w:t>
            </w:r>
          </w:p>
        </w:tc>
        <w:tc>
          <w:tcPr>
            <w:tcW w:w="900" w:type="dxa"/>
          </w:tcPr>
          <w:p w14:paraId="08A018B3" w14:textId="77777777" w:rsidR="003F5F41" w:rsidRDefault="003F5F41" w:rsidP="0064002D">
            <w:pPr>
              <w:rPr>
                <w:lang w:val="en-US"/>
              </w:rPr>
            </w:pPr>
            <w:r>
              <w:rPr>
                <w:lang w:val="en-US"/>
              </w:rPr>
              <w:t>44</w:t>
            </w:r>
          </w:p>
        </w:tc>
        <w:tc>
          <w:tcPr>
            <w:tcW w:w="725" w:type="dxa"/>
          </w:tcPr>
          <w:p w14:paraId="00E02DF3" w14:textId="77777777" w:rsidR="003F5F41" w:rsidRDefault="003F5F41" w:rsidP="0064002D">
            <w:pPr>
              <w:rPr>
                <w:lang w:val="en-US"/>
              </w:rPr>
            </w:pPr>
            <w:r>
              <w:rPr>
                <w:lang w:val="en-US"/>
              </w:rPr>
              <w:t>4</w:t>
            </w:r>
          </w:p>
        </w:tc>
        <w:tc>
          <w:tcPr>
            <w:tcW w:w="1170" w:type="dxa"/>
          </w:tcPr>
          <w:p w14:paraId="334F691E" w14:textId="77777777" w:rsidR="003F5F41" w:rsidRDefault="003F5F41" w:rsidP="0064002D">
            <w:pPr>
              <w:rPr>
                <w:lang w:val="en-US"/>
              </w:rPr>
            </w:pPr>
            <w:r>
              <w:rPr>
                <w:lang w:val="en-US"/>
              </w:rPr>
              <w:t>6e09</w:t>
            </w:r>
          </w:p>
        </w:tc>
      </w:tr>
    </w:tbl>
    <w:p w14:paraId="42D50ACF" w14:textId="77777777" w:rsidR="003F5F41" w:rsidRPr="001603AD" w:rsidRDefault="003F5F41" w:rsidP="003F5F41">
      <w:pPr>
        <w:rPr>
          <w:lang w:val="en-US"/>
        </w:rPr>
      </w:pPr>
    </w:p>
    <w:p w14:paraId="020C8C9E" w14:textId="77777777" w:rsidR="003F5F41" w:rsidRDefault="003F5F41" w:rsidP="003F5F41">
      <w:pPr>
        <w:pStyle w:val="Heading1"/>
      </w:pPr>
    </w:p>
    <w:p w14:paraId="367B4A4A" w14:textId="77777777" w:rsidR="003F5F41" w:rsidRDefault="003F5F41" w:rsidP="003F5F41">
      <w:pPr>
        <w:pStyle w:val="Heading1"/>
      </w:pPr>
    </w:p>
    <w:p w14:paraId="32DDB7E7" w14:textId="77777777" w:rsidR="003F5F41" w:rsidRPr="00D33B96" w:rsidRDefault="003F5F41" w:rsidP="003F5F41">
      <w:pPr>
        <w:rPr>
          <w:lang w:val="en-US"/>
        </w:rPr>
      </w:pPr>
    </w:p>
    <w:p w14:paraId="7EE4DA2D" w14:textId="77777777" w:rsidR="003F5F41" w:rsidRDefault="003F5F41" w:rsidP="003F5F41">
      <w:pPr>
        <w:pStyle w:val="Heading1"/>
      </w:pPr>
    </w:p>
    <w:p w14:paraId="435A41D1" w14:textId="77777777" w:rsidR="003F5F41" w:rsidRPr="003F5F41" w:rsidRDefault="003F5F41" w:rsidP="003F5F41"/>
    <w:p w14:paraId="6DCD9F42" w14:textId="62368B4A" w:rsidR="00CA52DA" w:rsidRDefault="00CA52DA" w:rsidP="00CB5F62">
      <w:pPr>
        <w:pStyle w:val="Heading1"/>
      </w:pPr>
      <w:r>
        <w:t>Discussion</w:t>
      </w:r>
    </w:p>
    <w:p w14:paraId="0A9D9BE3" w14:textId="77777777" w:rsidR="00D86F72" w:rsidRPr="00EF21D5" w:rsidRDefault="00D86F72" w:rsidP="00CB5F62">
      <w:pPr>
        <w:pStyle w:val="Heading2"/>
        <w:rPr>
          <w:highlight w:val="white"/>
        </w:rPr>
      </w:pPr>
      <w:bookmarkStart w:id="98" w:name="_Toc164785475"/>
      <w:bookmarkStart w:id="99" w:name="_Toc171803967"/>
      <w:r w:rsidRPr="00EF21D5">
        <w:rPr>
          <w:highlight w:val="white"/>
        </w:rPr>
        <w:t xml:space="preserve">Key </w:t>
      </w:r>
      <w:r w:rsidRPr="00D86F72">
        <w:rPr>
          <w:highlight w:val="white"/>
        </w:rPr>
        <w:t>findings</w:t>
      </w:r>
      <w:bookmarkEnd w:id="98"/>
      <w:bookmarkEnd w:id="99"/>
    </w:p>
    <w:p w14:paraId="42B483E0" w14:textId="3D653591" w:rsidR="00D86F72" w:rsidRPr="005D490C" w:rsidRDefault="00D86F72" w:rsidP="00CB5F62">
      <w:pPr>
        <w:rPr>
          <w:rFonts w:ascii="Calibri" w:hAnsi="Calibri" w:cs="Calibri"/>
          <w:color w:val="4472C4"/>
          <w:highlight w:val="white"/>
          <w:lang w:val="en-US"/>
        </w:rPr>
      </w:pPr>
      <w:r w:rsidRPr="00EF21D5">
        <w:rPr>
          <w:highlight w:val="white"/>
        </w:rPr>
        <w:t>To reproduce the analysis conducted by Laland</w:t>
      </w:r>
      <w:r>
        <w:rPr>
          <w:highlight w:val="white"/>
        </w:rPr>
        <w:t xml:space="preserve"> et al.</w:t>
      </w:r>
      <w:r w:rsidR="00B528F1">
        <w:rPr>
          <w:highlight w:val="white"/>
        </w:rPr>
        <w:t xml:space="preserve"> (1995)</w:t>
      </w:r>
      <w:r w:rsidRPr="00EF21D5">
        <w:rPr>
          <w:highlight w:val="white"/>
        </w:rPr>
        <w:t xml:space="preserve">, </w:t>
      </w:r>
      <w:r>
        <w:rPr>
          <w:highlight w:val="white"/>
        </w:rPr>
        <w:t>we</w:t>
      </w:r>
      <w:r w:rsidRPr="00EF21D5">
        <w:rPr>
          <w:highlight w:val="white"/>
        </w:rPr>
        <w:t xml:space="preserve"> examined three </w:t>
      </w:r>
      <w:r>
        <w:rPr>
          <w:highlight w:val="white"/>
        </w:rPr>
        <w:t xml:space="preserve">analytic scenarios </w:t>
      </w:r>
      <w:r w:rsidRPr="003928CE">
        <w:rPr>
          <w:highlight w:val="white"/>
        </w:rPr>
        <w:t>(</w:t>
      </w:r>
      <w:r w:rsidR="003928CE" w:rsidRPr="003928CE">
        <w:rPr>
          <w:highlight w:val="white"/>
        </w:rPr>
        <w:fldChar w:fldCharType="begin"/>
      </w:r>
      <w:r w:rsidR="003928CE" w:rsidRPr="003928CE">
        <w:rPr>
          <w:highlight w:val="white"/>
        </w:rPr>
        <w:instrText xml:space="preserve"> REF _Ref171970347 \h  \* MERGEFORMAT </w:instrText>
      </w:r>
      <w:r w:rsidR="003928CE" w:rsidRPr="003928CE">
        <w:rPr>
          <w:highlight w:val="white"/>
        </w:rPr>
      </w:r>
      <w:r w:rsidR="003928CE" w:rsidRPr="003928CE">
        <w:rPr>
          <w:highlight w:val="white"/>
        </w:rPr>
        <w:fldChar w:fldCharType="separate"/>
      </w:r>
      <w:r w:rsidR="003928CE" w:rsidRPr="003928CE">
        <w:t xml:space="preserve">Figure </w:t>
      </w:r>
      <w:r w:rsidR="003928CE" w:rsidRPr="003928CE">
        <w:rPr>
          <w:noProof/>
        </w:rPr>
        <w:t>1</w:t>
      </w:r>
      <w:r w:rsidR="003928CE" w:rsidRPr="003928CE">
        <w:rPr>
          <w:highlight w:val="white"/>
        </w:rPr>
        <w:fldChar w:fldCharType="end"/>
      </w:r>
      <w:r w:rsidR="003928CE" w:rsidRPr="003928CE">
        <w:rPr>
          <w:highlight w:val="white"/>
        </w:rPr>
        <w:t>)</w:t>
      </w:r>
      <w:r w:rsidRPr="00EF21D5">
        <w:rPr>
          <w:highlight w:val="white"/>
        </w:rPr>
        <w:t xml:space="preserve">. In scenario A, </w:t>
      </w:r>
      <w:r w:rsidR="003928CE">
        <w:rPr>
          <w:highlight w:val="white"/>
        </w:rPr>
        <w:t>we</w:t>
      </w:r>
      <w:r w:rsidRPr="00EF21D5">
        <w:rPr>
          <w:highlight w:val="white"/>
        </w:rPr>
        <w:t xml:space="preserve"> performed both the </w:t>
      </w:r>
      <w:r w:rsidR="003928CE" w:rsidRPr="00EF21D5">
        <w:rPr>
          <w:highlight w:val="white"/>
        </w:rPr>
        <w:t>maximum</w:t>
      </w:r>
      <w:r w:rsidR="003928CE">
        <w:rPr>
          <w:highlight w:val="white"/>
        </w:rPr>
        <w:t>-</w:t>
      </w:r>
      <w:r w:rsidR="003928CE" w:rsidRPr="00EF21D5">
        <w:rPr>
          <w:highlight w:val="white"/>
        </w:rPr>
        <w:t xml:space="preserve">likelihood </w:t>
      </w:r>
      <w:r w:rsidRPr="00EF21D5">
        <w:rPr>
          <w:highlight w:val="white"/>
        </w:rPr>
        <w:t xml:space="preserve">estimation and the goodness-of-fit test without adjusting for criterion shift. </w:t>
      </w:r>
      <w:r w:rsidR="003928CE">
        <w:rPr>
          <w:highlight w:val="white"/>
        </w:rPr>
        <w:t>T</w:t>
      </w:r>
      <w:r w:rsidRPr="00EF21D5">
        <w:rPr>
          <w:highlight w:val="white"/>
        </w:rPr>
        <w:t xml:space="preserve">he </w:t>
      </w:r>
      <w:r w:rsidR="003928CE">
        <w:rPr>
          <w:highlight w:val="white"/>
        </w:rPr>
        <w:t xml:space="preserve">parameter </w:t>
      </w:r>
      <w:r w:rsidRPr="00EF21D5">
        <w:rPr>
          <w:highlight w:val="white"/>
        </w:rPr>
        <w:t>estimates closely matched those reported by Laland</w:t>
      </w:r>
      <w:r w:rsidR="003928CE">
        <w:rPr>
          <w:highlight w:val="white"/>
        </w:rPr>
        <w:t xml:space="preserve"> et al.</w:t>
      </w:r>
      <w:r w:rsidRPr="00EF21D5">
        <w:rPr>
          <w:highlight w:val="white"/>
        </w:rPr>
        <w:t>,</w:t>
      </w:r>
      <w:r w:rsidR="003928CE">
        <w:rPr>
          <w:highlight w:val="white"/>
        </w:rPr>
        <w:t xml:space="preserve"> but</w:t>
      </w:r>
      <w:r w:rsidRPr="00EF21D5">
        <w:rPr>
          <w:highlight w:val="white"/>
        </w:rPr>
        <w:t xml:space="preserve"> the goodness-of-fit test results were </w:t>
      </w:r>
      <w:r w:rsidR="003928CE">
        <w:rPr>
          <w:highlight w:val="white"/>
        </w:rPr>
        <w:t>inc</w:t>
      </w:r>
      <w:r w:rsidRPr="00EF21D5">
        <w:rPr>
          <w:highlight w:val="white"/>
        </w:rPr>
        <w:t xml:space="preserve">ompatible with those </w:t>
      </w:r>
      <w:r w:rsidR="003928CE">
        <w:rPr>
          <w:highlight w:val="white"/>
        </w:rPr>
        <w:t>of Laland et al.</w:t>
      </w:r>
      <w:r w:rsidRPr="00EF21D5">
        <w:rPr>
          <w:highlight w:val="white"/>
        </w:rPr>
        <w:t xml:space="preserve"> In scenario B, </w:t>
      </w:r>
      <w:r w:rsidR="003928CE">
        <w:rPr>
          <w:highlight w:val="white"/>
        </w:rPr>
        <w:t xml:space="preserve">we </w:t>
      </w:r>
      <w:r w:rsidRPr="00EF21D5">
        <w:rPr>
          <w:highlight w:val="white"/>
        </w:rPr>
        <w:t>performed the estimation without adjustment</w:t>
      </w:r>
      <w:r w:rsidR="003928CE">
        <w:rPr>
          <w:highlight w:val="white"/>
        </w:rPr>
        <w:t xml:space="preserve"> but </w:t>
      </w:r>
      <w:r w:rsidRPr="00EF21D5">
        <w:rPr>
          <w:highlight w:val="white"/>
        </w:rPr>
        <w:t xml:space="preserve">adjusted model predictions for criterion shift before </w:t>
      </w:r>
      <w:r w:rsidR="003928CE">
        <w:rPr>
          <w:highlight w:val="white"/>
        </w:rPr>
        <w:t xml:space="preserve">testing for </w:t>
      </w:r>
      <w:r w:rsidRPr="00EF21D5">
        <w:rPr>
          <w:highlight w:val="white"/>
        </w:rPr>
        <w:t xml:space="preserve">goodness-of-fit. This </w:t>
      </w:r>
      <w:r w:rsidR="003928CE">
        <w:rPr>
          <w:highlight w:val="white"/>
        </w:rPr>
        <w:t xml:space="preserve">produced a fine </w:t>
      </w:r>
      <w:r w:rsidRPr="00EF21D5">
        <w:rPr>
          <w:highlight w:val="white"/>
        </w:rPr>
        <w:t xml:space="preserve">reproduction of </w:t>
      </w:r>
      <w:r w:rsidR="003928CE">
        <w:rPr>
          <w:highlight w:val="white"/>
        </w:rPr>
        <w:t>Laland et al</w:t>
      </w:r>
      <w:r w:rsidRPr="00EF21D5">
        <w:rPr>
          <w:highlight w:val="white"/>
        </w:rPr>
        <w:t xml:space="preserve">. In scenario C, </w:t>
      </w:r>
      <w:r w:rsidR="003928CE">
        <w:rPr>
          <w:highlight w:val="white"/>
        </w:rPr>
        <w:t>we</w:t>
      </w:r>
      <w:r w:rsidRPr="00EF21D5">
        <w:rPr>
          <w:highlight w:val="white"/>
        </w:rPr>
        <w:t xml:space="preserve"> performed both the estimation and </w:t>
      </w:r>
      <w:r w:rsidR="003928CE">
        <w:rPr>
          <w:highlight w:val="white"/>
        </w:rPr>
        <w:t xml:space="preserve">the </w:t>
      </w:r>
      <w:r w:rsidRPr="00EF21D5">
        <w:rPr>
          <w:highlight w:val="white"/>
        </w:rPr>
        <w:t xml:space="preserve">goodness-of-fit test with adjustment for criterion shift. The estimates </w:t>
      </w:r>
      <w:r w:rsidR="003928CE">
        <w:rPr>
          <w:highlight w:val="white"/>
        </w:rPr>
        <w:t xml:space="preserve">differed from </w:t>
      </w:r>
      <w:r w:rsidRPr="00EF21D5">
        <w:rPr>
          <w:highlight w:val="white"/>
        </w:rPr>
        <w:t xml:space="preserve">those </w:t>
      </w:r>
      <w:r w:rsidR="003928CE">
        <w:rPr>
          <w:highlight w:val="white"/>
        </w:rPr>
        <w:t>of Laland et al. (</w:t>
      </w:r>
      <w:r w:rsidRPr="00EF21D5">
        <w:rPr>
          <w:highlight w:val="white"/>
        </w:rPr>
        <w:t>decrease</w:t>
      </w:r>
      <w:r w:rsidR="003928CE">
        <w:rPr>
          <w:highlight w:val="white"/>
        </w:rPr>
        <w:t>d</w:t>
      </w:r>
      <w:r w:rsidRPr="00EF21D5">
        <w:rPr>
          <w:highlight w:val="white"/>
        </w:rPr>
        <w:t xml:space="preserve"> genetic transmission effect and increase</w:t>
      </w:r>
      <w:r w:rsidR="003928CE">
        <w:rPr>
          <w:highlight w:val="white"/>
        </w:rPr>
        <w:t>d</w:t>
      </w:r>
      <w:r w:rsidRPr="00EF21D5">
        <w:rPr>
          <w:highlight w:val="white"/>
        </w:rPr>
        <w:t xml:space="preserve"> </w:t>
      </w:r>
      <w:r w:rsidRPr="00EF21D5">
        <w:rPr>
          <w:highlight w:val="white"/>
        </w:rPr>
        <w:lastRenderedPageBreak/>
        <w:t>cultural transmission effect</w:t>
      </w:r>
      <w:r w:rsidR="003928CE">
        <w:rPr>
          <w:highlight w:val="white"/>
        </w:rPr>
        <w:t xml:space="preserve">s), and </w:t>
      </w:r>
      <w:r w:rsidR="000623F6">
        <w:rPr>
          <w:highlight w:val="white"/>
          <w:lang w:val="en-US"/>
        </w:rPr>
        <w:t xml:space="preserve">led to </w:t>
      </w:r>
      <w:r w:rsidR="003928CE">
        <w:rPr>
          <w:highlight w:val="white"/>
        </w:rPr>
        <w:t>differences in the goodness-of-fit statisics.</w:t>
      </w:r>
      <w:r w:rsidRPr="00EF21D5">
        <w:rPr>
          <w:highlight w:val="white"/>
        </w:rPr>
        <w:t xml:space="preserve"> Therefore, </w:t>
      </w:r>
      <w:r w:rsidR="003928CE">
        <w:rPr>
          <w:highlight w:val="white"/>
        </w:rPr>
        <w:t xml:space="preserve">Scenario B gave </w:t>
      </w:r>
      <w:r w:rsidRPr="00EF21D5">
        <w:rPr>
          <w:highlight w:val="white"/>
        </w:rPr>
        <w:t xml:space="preserve">the best reproduction </w:t>
      </w:r>
      <w:r w:rsidR="003928CE">
        <w:rPr>
          <w:highlight w:val="white"/>
        </w:rPr>
        <w:t>of Laland et al.</w:t>
      </w:r>
      <w:r w:rsidR="005D490C">
        <w:rPr>
          <w:highlight w:val="white"/>
        </w:rPr>
        <w:t xml:space="preserve"> Furthermore, we tested the model with the estimated parameters from Scenario B (</w:t>
      </w:r>
      <w:r w:rsidR="005D490C">
        <w:rPr>
          <w:highlight w:val="white"/>
          <w:lang w:val="en-US"/>
        </w:rPr>
        <w:t xml:space="preserve">with </w:t>
      </w:r>
      <w:r w:rsidR="005D490C" w:rsidRPr="005D490C">
        <w:rPr>
          <w:i/>
          <w:iCs/>
          <w:highlight w:val="white"/>
          <w:lang w:val="el-GR"/>
        </w:rPr>
        <w:t>β</w:t>
      </w:r>
      <w:r w:rsidR="005D490C">
        <w:rPr>
          <w:highlight w:val="white"/>
          <w:lang w:val="en-US"/>
        </w:rPr>
        <w:t xml:space="preserve"> fixed at zero) on twins data</w:t>
      </w:r>
      <w:r w:rsidR="00607C5A">
        <w:rPr>
          <w:highlight w:val="white"/>
          <w:lang w:val="en-US"/>
        </w:rPr>
        <w:t xml:space="preserve"> (separate from the familial data used for parameter estimation)</w:t>
      </w:r>
      <w:r w:rsidR="005D490C">
        <w:rPr>
          <w:highlight w:val="white"/>
          <w:lang w:val="en-US"/>
        </w:rPr>
        <w:t>, which again reproduced the results of Laland et al.</w:t>
      </w:r>
    </w:p>
    <w:p w14:paraId="7E920B3B" w14:textId="1B0FB718" w:rsidR="00982F72" w:rsidRDefault="00FD1857" w:rsidP="000623F6">
      <w:pPr>
        <w:rPr>
          <w:highlight w:val="white"/>
        </w:rPr>
      </w:pPr>
      <w:r>
        <w:rPr>
          <w:highlight w:val="white"/>
        </w:rPr>
        <w:t>The a</w:t>
      </w:r>
      <w:r w:rsidR="00D86F72" w:rsidRPr="00EF21D5">
        <w:rPr>
          <w:highlight w:val="white"/>
        </w:rPr>
        <w:t xml:space="preserve">djustment for criterion shift </w:t>
      </w:r>
      <w:r>
        <w:rPr>
          <w:highlight w:val="white"/>
        </w:rPr>
        <w:t xml:space="preserve">had </w:t>
      </w:r>
      <w:r w:rsidR="00D86F72" w:rsidRPr="00EF21D5">
        <w:rPr>
          <w:highlight w:val="white"/>
        </w:rPr>
        <w:t xml:space="preserve">notable </w:t>
      </w:r>
      <w:r w:rsidR="00D86F72" w:rsidRPr="000623F6">
        <w:rPr>
          <w:highlight w:val="white"/>
        </w:rPr>
        <w:t>implications</w:t>
      </w:r>
      <w:r w:rsidR="00B76047" w:rsidRPr="000623F6">
        <w:rPr>
          <w:highlight w:val="white"/>
        </w:rPr>
        <w:t xml:space="preserve">: </w:t>
      </w:r>
      <w:r w:rsidR="00982F72" w:rsidRPr="000623F6">
        <w:rPr>
          <w:highlight w:val="white"/>
        </w:rPr>
        <w:t>adjusting</w:t>
      </w:r>
      <w:r w:rsidRPr="000623F6">
        <w:rPr>
          <w:highlight w:val="white"/>
        </w:rPr>
        <w:t xml:space="preserve"> during </w:t>
      </w:r>
      <w:r w:rsidR="00982F72" w:rsidRPr="000623F6">
        <w:rPr>
          <w:highlight w:val="white"/>
        </w:rPr>
        <w:t>parameter estimation</w:t>
      </w:r>
      <w:r w:rsidRPr="000623F6">
        <w:rPr>
          <w:highlight w:val="white"/>
        </w:rPr>
        <w:t xml:space="preserve"> </w:t>
      </w:r>
      <w:r w:rsidR="00D86F72" w:rsidRPr="000623F6">
        <w:rPr>
          <w:highlight w:val="white"/>
        </w:rPr>
        <w:t xml:space="preserve">increased the estimated effect of cultural versus genetic transmission and the overall expected prevalence of left-handers in the population. </w:t>
      </w:r>
      <w:r w:rsidR="00982F72" w:rsidRPr="000623F6">
        <w:rPr>
          <w:highlight w:val="white"/>
        </w:rPr>
        <w:t>Importantly</w:t>
      </w:r>
      <w:r w:rsidR="00D86F72" w:rsidRPr="000623F6">
        <w:rPr>
          <w:highlight w:val="white"/>
        </w:rPr>
        <w:t xml:space="preserve">, the adjustment introduced ruggedness to the </w:t>
      </w:r>
      <w:r w:rsidR="00B76047" w:rsidRPr="000623F6">
        <w:rPr>
          <w:highlight w:val="white"/>
        </w:rPr>
        <w:t>log-</w:t>
      </w:r>
      <w:r w:rsidR="00D86F72" w:rsidRPr="000623F6">
        <w:rPr>
          <w:highlight w:val="white"/>
        </w:rPr>
        <w:t xml:space="preserve">likelihood surface </w:t>
      </w:r>
      <w:r w:rsidR="00B76047" w:rsidRPr="000623F6">
        <w:rPr>
          <w:highlight w:val="white"/>
        </w:rPr>
        <w:t>(</w:t>
      </w:r>
      <w:r w:rsidR="000623F6" w:rsidRPr="000623F6">
        <w:fldChar w:fldCharType="begin"/>
      </w:r>
      <w:r w:rsidR="000623F6" w:rsidRPr="000623F6">
        <w:instrText xml:space="preserve"> REF _Ref171957415 \h  \* MERGEFORMAT </w:instrText>
      </w:r>
      <w:r w:rsidR="000623F6" w:rsidRPr="000623F6">
        <w:fldChar w:fldCharType="separate"/>
      </w:r>
      <w:r w:rsidR="000623F6" w:rsidRPr="000623F6">
        <w:t>Figure 2</w:t>
      </w:r>
      <w:r w:rsidR="000623F6" w:rsidRPr="000623F6">
        <w:fldChar w:fldCharType="end"/>
      </w:r>
      <w:r w:rsidR="00914565">
        <w:t xml:space="preserve"> and S4</w:t>
      </w:r>
      <w:r w:rsidR="00B76047" w:rsidRPr="000623F6">
        <w:rPr>
          <w:highlight w:val="white"/>
        </w:rPr>
        <w:t>)</w:t>
      </w:r>
      <w:r w:rsidR="00D86F72" w:rsidRPr="000623F6">
        <w:rPr>
          <w:highlight w:val="white"/>
        </w:rPr>
        <w:t>.</w:t>
      </w:r>
      <w:r w:rsidR="00B76047" w:rsidRPr="000623F6">
        <w:t xml:space="preserve"> This </w:t>
      </w:r>
      <w:r w:rsidR="00723BEE">
        <w:t>is</w:t>
      </w:r>
      <w:r w:rsidR="00B76047" w:rsidRPr="000623F6">
        <w:t xml:space="preserve"> be because the adjustment, which aims to bridge the gap between true and measured incidence of lef</w:t>
      </w:r>
      <w:r w:rsidR="000C078E">
        <w:rPr>
          <w:lang w:val="en-US"/>
        </w:rPr>
        <w:t>t</w:t>
      </w:r>
      <w:r w:rsidR="00B76047" w:rsidRPr="000623F6">
        <w:t xml:space="preserve">-handedness, </w:t>
      </w:r>
      <w:r w:rsidR="00B76047" w:rsidRPr="000623F6">
        <w:rPr>
          <w:highlight w:val="white"/>
        </w:rPr>
        <w:t>introduces additional non-linear</w:t>
      </w:r>
      <w:r w:rsidR="00723BEE">
        <w:rPr>
          <w:highlight w:val="white"/>
        </w:rPr>
        <w:t xml:space="preserve"> constraints on </w:t>
      </w:r>
      <w:r w:rsidR="00B76047" w:rsidRPr="000623F6">
        <w:rPr>
          <w:highlight w:val="white"/>
        </w:rPr>
        <w:t>the model paramters</w:t>
      </w:r>
      <w:r w:rsidR="00723BEE">
        <w:rPr>
          <w:highlight w:val="white"/>
        </w:rPr>
        <w:t xml:space="preserve">, creating curves </w:t>
      </w:r>
      <w:r w:rsidR="00900AD9">
        <w:rPr>
          <w:highlight w:val="white"/>
        </w:rPr>
        <w:t>in the</w:t>
      </w:r>
      <w:r w:rsidR="00265A67">
        <w:rPr>
          <w:highlight w:val="white"/>
        </w:rPr>
        <w:t xml:space="preserve"> parameter space in which the </w:t>
      </w:r>
      <w:r w:rsidR="00900AD9">
        <w:rPr>
          <w:highlight w:val="white"/>
        </w:rPr>
        <w:t xml:space="preserve"> </w:t>
      </w:r>
      <w:r w:rsidR="00B76047" w:rsidRPr="000623F6">
        <w:rPr>
          <w:highlight w:val="white"/>
        </w:rPr>
        <w:t>log-</w:t>
      </w:r>
      <w:r w:rsidR="00D86F72" w:rsidRPr="000623F6">
        <w:rPr>
          <w:highlight w:val="white"/>
        </w:rPr>
        <w:t xml:space="preserve">likelihood </w:t>
      </w:r>
      <w:r w:rsidR="00900AD9">
        <w:t xml:space="preserve">is </w:t>
      </w:r>
      <w:r w:rsidR="00265A67">
        <w:t>undefined</w:t>
      </w:r>
      <w:r w:rsidR="00D86F72" w:rsidRPr="000623F6">
        <w:t>.</w:t>
      </w:r>
      <w:r w:rsidR="00982F72" w:rsidRPr="000623F6">
        <w:t xml:space="preserve"> Furthermore, </w:t>
      </w:r>
      <w:r w:rsidR="00982F72" w:rsidRPr="000623F6">
        <w:rPr>
          <w:highlight w:val="white"/>
        </w:rPr>
        <w:t>adjusting</w:t>
      </w:r>
      <w:r w:rsidR="00982F72" w:rsidRPr="000623F6">
        <w:t xml:space="preserve"> during goodness-of-fit testing </w:t>
      </w:r>
      <w:r w:rsidR="00D86F72" w:rsidRPr="000623F6">
        <w:rPr>
          <w:highlight w:val="white"/>
        </w:rPr>
        <w:t>dramatically improved the test result</w:t>
      </w:r>
      <w:r w:rsidR="00982F72" w:rsidRPr="000623F6">
        <w:rPr>
          <w:highlight w:val="white"/>
        </w:rPr>
        <w:t>s when</w:t>
      </w:r>
      <w:r w:rsidR="00982F72">
        <w:rPr>
          <w:highlight w:val="white"/>
        </w:rPr>
        <w:t xml:space="preserve"> estimating without adjustment (Scenario </w:t>
      </w:r>
      <w:r w:rsidR="000C078E">
        <w:rPr>
          <w:highlight w:val="white"/>
          <w:lang w:val="en-US"/>
        </w:rPr>
        <w:t>B</w:t>
      </w:r>
      <w:r w:rsidR="00982F72">
        <w:rPr>
          <w:highlight w:val="white"/>
        </w:rPr>
        <w:t>), and even more so when estimating with adjustment (Scenario C).</w:t>
      </w:r>
      <w:r w:rsidR="00D86F72" w:rsidRPr="00EF21D5">
        <w:rPr>
          <w:highlight w:val="white"/>
        </w:rPr>
        <w:t xml:space="preserve"> </w:t>
      </w:r>
      <w:r w:rsidR="00982F72">
        <w:rPr>
          <w:highlight w:val="white"/>
        </w:rPr>
        <w:t>However, it appears that Laland et al. only adjusted during testing, and not during estimation.</w:t>
      </w:r>
    </w:p>
    <w:p w14:paraId="274E5D89" w14:textId="3938BD0E" w:rsidR="00D86F72" w:rsidRDefault="00982F72" w:rsidP="00CB5F62">
      <w:pPr>
        <w:rPr>
          <w:color w:val="000000"/>
        </w:rPr>
      </w:pPr>
      <w:r>
        <w:t xml:space="preserve">When estimating the parameters of the full model, </w:t>
      </w:r>
      <w:r w:rsidRPr="00982F72">
        <w:rPr>
          <w:i/>
          <w:iCs/>
          <w:lang w:val="el-GR"/>
        </w:rPr>
        <w:t>ρ</w:t>
      </w:r>
      <w:r>
        <w:rPr>
          <w:lang w:val="en-US"/>
        </w:rPr>
        <w:t xml:space="preserve">, </w:t>
      </w:r>
      <w:r w:rsidRPr="00982F72">
        <w:rPr>
          <w:i/>
          <w:iCs/>
          <w:lang w:val="el-GR"/>
        </w:rPr>
        <w:t>α</w:t>
      </w:r>
      <w:r>
        <w:rPr>
          <w:lang w:val="en-US"/>
        </w:rPr>
        <w:t xml:space="preserve"> and </w:t>
      </w:r>
      <w:r w:rsidRPr="00982F72">
        <w:rPr>
          <w:i/>
          <w:iCs/>
          <w:lang w:val="el-GR"/>
        </w:rPr>
        <w:t>β</w:t>
      </w:r>
      <w:r w:rsidRPr="001C0CFB">
        <w:rPr>
          <w:lang w:val="en-US"/>
        </w:rPr>
        <w:t xml:space="preserve">, </w:t>
      </w:r>
      <w:r>
        <w:rPr>
          <w:lang w:val="en-US"/>
        </w:rPr>
        <w:t xml:space="preserve">Laland et al. found that estimates of </w:t>
      </w:r>
      <w:r>
        <w:rPr>
          <w:lang w:val="el-GR"/>
        </w:rPr>
        <w:t>β</w:t>
      </w:r>
      <w:r w:rsidRPr="001C0CFB">
        <w:rPr>
          <w:lang w:val="en-US"/>
        </w:rPr>
        <w:t xml:space="preserve"> </w:t>
      </w:r>
      <w:r>
        <w:rPr>
          <w:lang w:val="en-US"/>
        </w:rPr>
        <w:t xml:space="preserve">close to zero, and therefore they also used a nested model in which </w:t>
      </w:r>
      <w:r>
        <w:rPr>
          <w:lang w:val="el-GR"/>
        </w:rPr>
        <w:t>β</w:t>
      </w:r>
      <w:r w:rsidRPr="001C0CFB">
        <w:rPr>
          <w:lang w:val="en-US"/>
        </w:rPr>
        <w:t xml:space="preserve"> </w:t>
      </w:r>
      <w:r>
        <w:rPr>
          <w:lang w:val="en-US"/>
        </w:rPr>
        <w:t>was fixed at zero, which implies that the contrasting cultural effect of mixed-handed parents cancels out (Table 2)</w:t>
      </w:r>
      <w:r>
        <w:t xml:space="preserve">. We found that </w:t>
      </w:r>
      <w:r w:rsidR="00D86F72" w:rsidRPr="00EF21D5">
        <w:t xml:space="preserve">fixing </w:t>
      </w:r>
      <m:oMath>
        <m:r>
          <w:rPr>
            <w:rFonts w:ascii="Cambria Math" w:hAnsi="Cambria Math"/>
          </w:rPr>
          <m:t>β</m:t>
        </m:r>
      </m:oMath>
      <w:r w:rsidR="00D86F72" w:rsidRPr="00EF21D5">
        <w:t xml:space="preserve"> at zero increased the </w:t>
      </w:r>
      <w:r>
        <w:t xml:space="preserve">estimated </w:t>
      </w:r>
      <w:r w:rsidR="00D86F72" w:rsidRPr="00EF21D5">
        <w:t xml:space="preserve">genetic transmission </w:t>
      </w:r>
      <w:r w:rsidRPr="00982F72">
        <w:rPr>
          <w:i/>
          <w:iCs/>
          <w:lang w:val="el-GR"/>
        </w:rPr>
        <w:t>ρ</w:t>
      </w:r>
      <w:r w:rsidR="00D86F72" w:rsidRPr="00EF21D5">
        <w:t xml:space="preserve"> by 3.7%</w:t>
      </w:r>
      <w:r>
        <w:t xml:space="preserve"> and 15.4% </w:t>
      </w:r>
      <w:r w:rsidR="00D86F72" w:rsidRPr="00EF21D5">
        <w:t xml:space="preserve">without </w:t>
      </w:r>
      <w:r>
        <w:t xml:space="preserve">and with </w:t>
      </w:r>
      <w:r w:rsidR="00D86F72" w:rsidRPr="00EF21D5">
        <w:t>the adjustment</w:t>
      </w:r>
      <w:r>
        <w:t>, respectively,</w:t>
      </w:r>
      <w:r w:rsidR="00D86F72" w:rsidRPr="00EF21D5">
        <w:t xml:space="preserve"> and decreased the value of the </w:t>
      </w:r>
      <w:r>
        <w:t xml:space="preserve">same-parent </w:t>
      </w:r>
      <w:r w:rsidR="00D86F72" w:rsidRPr="00EF21D5">
        <w:t>cultural transmission</w:t>
      </w:r>
      <w:r>
        <w:t xml:space="preserve"> </w:t>
      </w:r>
      <w:r w:rsidRPr="00982F72">
        <w:rPr>
          <w:i/>
          <w:iCs/>
          <w:lang w:val="el-GR"/>
        </w:rPr>
        <w:t>α</w:t>
      </w:r>
      <w:r w:rsidR="00D86F72" w:rsidRPr="00EF21D5">
        <w:t xml:space="preserve"> by 6.75% </w:t>
      </w:r>
      <w:r>
        <w:t xml:space="preserve">and 15.27% </w:t>
      </w:r>
      <w:r w:rsidR="00D86F72" w:rsidRPr="00EF21D5">
        <w:t xml:space="preserve">without </w:t>
      </w:r>
      <w:r>
        <w:t>and w</w:t>
      </w:r>
      <w:r w:rsidR="008F5978">
        <w:t>i</w:t>
      </w:r>
      <w:r>
        <w:t xml:space="preserve">th </w:t>
      </w:r>
      <w:r w:rsidR="00D86F72" w:rsidRPr="00EF21D5">
        <w:t>the adjustment.</w:t>
      </w:r>
      <w:r w:rsidR="00212D3E">
        <w:t xml:space="preserve"> </w:t>
      </w:r>
      <w:r w:rsidR="00212D3E">
        <w:rPr>
          <w:color w:val="000000"/>
        </w:rPr>
        <w:t>Estimates o</w:t>
      </w:r>
      <w:r w:rsidR="00212D3E" w:rsidRPr="00EF21D5">
        <w:rPr>
          <w:color w:val="000000"/>
        </w:rPr>
        <w:t>f</w:t>
      </w:r>
      <w:r w:rsidR="00212D3E" w:rsidRPr="001C0CFB">
        <w:rPr>
          <w:color w:val="000000"/>
          <w:lang w:val="en-US"/>
        </w:rPr>
        <w:t xml:space="preserve"> </w:t>
      </w:r>
      <w:r w:rsidR="00212D3E" w:rsidRPr="00212D3E">
        <w:rPr>
          <w:i/>
          <w:iCs/>
          <w:color w:val="000000"/>
          <w:lang w:val="el-GR"/>
        </w:rPr>
        <w:t>β</w:t>
      </w:r>
      <w:r w:rsidR="00212D3E" w:rsidRPr="00EF21D5">
        <w:rPr>
          <w:color w:val="000000"/>
        </w:rPr>
        <w:t xml:space="preserve"> were smaller than the other parameters and close to zero</w:t>
      </w:r>
      <w:r w:rsidR="00212D3E" w:rsidRPr="001C0CFB">
        <w:rPr>
          <w:color w:val="000000"/>
          <w:lang w:val="en-US"/>
        </w:rPr>
        <w:t xml:space="preserve"> </w:t>
      </w:r>
      <w:r w:rsidR="00212D3E">
        <w:rPr>
          <w:color w:val="000000"/>
          <w:lang w:val="en-US"/>
        </w:rPr>
        <w:t>in all scenarios</w:t>
      </w:r>
      <w:r w:rsidR="00212D3E" w:rsidRPr="00EF21D5">
        <w:rPr>
          <w:color w:val="000000"/>
        </w:rPr>
        <w:t>.</w:t>
      </w:r>
      <w:r w:rsidR="00D86F72" w:rsidRPr="00EF21D5">
        <w:t xml:space="preserve"> </w:t>
      </w:r>
      <w:r w:rsidR="00212D3E">
        <w:t>T</w:t>
      </w:r>
      <w:r w:rsidR="00D86F72" w:rsidRPr="00EF21D5">
        <w:t xml:space="preserve">he log-likelihood </w:t>
      </w:r>
      <w:r w:rsidR="00212D3E">
        <w:t xml:space="preserve">was </w:t>
      </w:r>
      <w:r w:rsidR="00D86F72" w:rsidRPr="00EF21D5">
        <w:t xml:space="preserve">slightly higher </w:t>
      </w:r>
      <w:r w:rsidR="00212D3E">
        <w:t xml:space="preserve">when estimating </w:t>
      </w:r>
      <w:r w:rsidR="00212D3E" w:rsidRPr="00212D3E">
        <w:rPr>
          <w:i/>
          <w:iCs/>
          <w:lang w:val="el-GR"/>
        </w:rPr>
        <w:t>β</w:t>
      </w:r>
      <w:r w:rsidR="00212D3E" w:rsidRPr="001C0CFB">
        <w:rPr>
          <w:lang w:val="en-US"/>
        </w:rPr>
        <w:t>,</w:t>
      </w:r>
      <w:r w:rsidR="00D86F72" w:rsidRPr="00EF21D5">
        <w:t xml:space="preserve"> </w:t>
      </w:r>
      <w:r w:rsidR="00212D3E">
        <w:rPr>
          <w:lang w:val="en-US"/>
        </w:rPr>
        <w:t xml:space="preserve">which is expected </w:t>
      </w:r>
      <w:r w:rsidR="00212D3E">
        <w:t>in a model with an additional parameter, and</w:t>
      </w:r>
      <w:r w:rsidR="00D86F72" w:rsidRPr="00EF21D5">
        <w:t xml:space="preserve"> </w:t>
      </w:r>
      <w:r w:rsidR="00212D3E">
        <w:t>t</w:t>
      </w:r>
      <w:r w:rsidR="00D86F72" w:rsidRPr="00EF21D5">
        <w:rPr>
          <w:lang w:val="en-US"/>
        </w:rPr>
        <w:t xml:space="preserve">he </w:t>
      </w:r>
      <w:r w:rsidR="00FA3461">
        <w:t>G statistic</w:t>
      </w:r>
      <w:r w:rsidR="00212D3E">
        <w:t xml:space="preserve"> </w:t>
      </w:r>
      <w:r w:rsidR="00D86F72" w:rsidRPr="00EF21D5">
        <w:t xml:space="preserve">across all studies combined decreased. </w:t>
      </w:r>
      <w:r w:rsidR="00212D3E">
        <w:rPr>
          <w:color w:val="000000"/>
        </w:rPr>
        <w:t xml:space="preserve">We therefore </w:t>
      </w:r>
      <w:r w:rsidR="00D86F72" w:rsidRPr="00EF21D5">
        <w:rPr>
          <w:color w:val="000000"/>
        </w:rPr>
        <w:t>performed a likelihood</w:t>
      </w:r>
      <w:r w:rsidR="00212D3E">
        <w:rPr>
          <w:color w:val="000000"/>
        </w:rPr>
        <w:t>-</w:t>
      </w:r>
      <w:r w:rsidR="00D86F72" w:rsidRPr="00EF21D5">
        <w:rPr>
          <w:color w:val="000000"/>
        </w:rPr>
        <w:t xml:space="preserve">ratio test </w:t>
      </w:r>
      <w:r w:rsidR="00212D3E">
        <w:rPr>
          <w:color w:val="000000"/>
        </w:rPr>
        <w:t>between the two versions of the mo</w:t>
      </w:r>
      <w:r w:rsidR="00900AD9">
        <w:rPr>
          <w:color w:val="000000"/>
        </w:rPr>
        <w:t>d</w:t>
      </w:r>
      <w:r w:rsidR="00212D3E">
        <w:rPr>
          <w:color w:val="000000"/>
        </w:rPr>
        <w:t xml:space="preserve">el and found that </w:t>
      </w:r>
      <w:r w:rsidR="00212D3E">
        <w:rPr>
          <w:color w:val="000000"/>
          <w:lang w:val="en-US"/>
        </w:rPr>
        <w:t xml:space="preserve">the </w:t>
      </w:r>
      <w:r w:rsidR="00D86F72" w:rsidRPr="00EF21D5">
        <w:rPr>
          <w:color w:val="000000"/>
        </w:rPr>
        <w:t xml:space="preserve">evidence </w:t>
      </w:r>
      <w:r w:rsidR="00212D3E">
        <w:rPr>
          <w:color w:val="000000"/>
        </w:rPr>
        <w:t xml:space="preserve">does not support estimating </w:t>
      </w:r>
      <w:r w:rsidR="00212D3E">
        <w:rPr>
          <w:i/>
          <w:iCs/>
          <w:color w:val="000000"/>
          <w:lang w:val="el-GR"/>
        </w:rPr>
        <w:t>β</w:t>
      </w:r>
      <w:r w:rsidR="00212D3E">
        <w:rPr>
          <w:color w:val="000000"/>
          <w:lang w:val="en-US"/>
        </w:rPr>
        <w:t xml:space="preserve"> </w:t>
      </w:r>
      <w:r w:rsidR="00D86F72" w:rsidRPr="00EF21D5">
        <w:rPr>
          <w:color w:val="000000"/>
        </w:rPr>
        <w:lastRenderedPageBreak/>
        <w:t>(F(1,14)=</w:t>
      </w:r>
      <w:r w:rsidR="00D86F72" w:rsidRPr="00EF21D5">
        <w:rPr>
          <w:color w:val="0D0D0D"/>
          <w:highlight w:val="white"/>
        </w:rPr>
        <w:t>0.00024, p=0.99</w:t>
      </w:r>
      <w:r w:rsidR="00D86F72" w:rsidRPr="00EF21D5">
        <w:rPr>
          <w:color w:val="000000"/>
        </w:rPr>
        <w:t>)</w:t>
      </w:r>
      <w:r w:rsidR="00212D3E">
        <w:rPr>
          <w:color w:val="000000"/>
        </w:rPr>
        <w:t>.</w:t>
      </w:r>
      <w:r w:rsidR="00D86F72" w:rsidRPr="00EF21D5">
        <w:rPr>
          <w:color w:val="000000"/>
        </w:rPr>
        <w:t xml:space="preserve"> </w:t>
      </w:r>
      <w:r w:rsidR="00212D3E">
        <w:rPr>
          <w:color w:val="000000"/>
        </w:rPr>
        <w:t>T</w:t>
      </w:r>
      <w:r w:rsidR="00D86F72" w:rsidRPr="00EF21D5">
        <w:rPr>
          <w:color w:val="000000"/>
        </w:rPr>
        <w:t>herefore,</w:t>
      </w:r>
      <w:r w:rsidR="00212D3E">
        <w:rPr>
          <w:color w:val="000000"/>
        </w:rPr>
        <w:t xml:space="preserve"> </w:t>
      </w:r>
      <w:r w:rsidR="008F5978">
        <w:rPr>
          <w:color w:val="000000"/>
        </w:rPr>
        <w:t xml:space="preserve">fixing </w:t>
      </w:r>
      <w:r w:rsidR="00212D3E">
        <w:rPr>
          <w:color w:val="000000"/>
        </w:rPr>
        <w:t xml:space="preserve">it at </w:t>
      </w:r>
      <w:r w:rsidR="00212D3E">
        <w:rPr>
          <w:color w:val="000000"/>
          <w:lang w:val="en-US"/>
        </w:rPr>
        <w:t>zero</w:t>
      </w:r>
      <w:r w:rsidR="00212D3E">
        <w:rPr>
          <w:color w:val="000000"/>
        </w:rPr>
        <w:t xml:space="preserve"> seems appropriate, suggesting that, at least in this dataset, the cultural effect of two parents with opposite hand preference</w:t>
      </w:r>
      <w:r w:rsidR="00DE6517">
        <w:rPr>
          <w:color w:val="000000"/>
        </w:rPr>
        <w:t>s</w:t>
      </w:r>
      <w:r w:rsidR="00212D3E">
        <w:rPr>
          <w:color w:val="000000"/>
        </w:rPr>
        <w:t xml:space="preserve"> cancels out.</w:t>
      </w:r>
    </w:p>
    <w:p w14:paraId="00A6211D" w14:textId="04C4213C" w:rsidR="00900AD9" w:rsidRPr="00212D3E" w:rsidRDefault="00900AD9" w:rsidP="00CB5F62">
      <w:commentRangeStart w:id="100"/>
      <w:r>
        <w:rPr>
          <w:color w:val="000000"/>
        </w:rPr>
        <w:t>Finally, we find that the estimation method is underconfident and imp</w:t>
      </w:r>
      <w:r w:rsidR="00DE6517">
        <w:rPr>
          <w:color w:val="000000"/>
        </w:rPr>
        <w:t>re</w:t>
      </w:r>
      <w:r>
        <w:rPr>
          <w:color w:val="000000"/>
        </w:rPr>
        <w:t>cise</w:t>
      </w:r>
      <w:r w:rsidR="00DE6517">
        <w:rPr>
          <w:color w:val="000000"/>
        </w:rPr>
        <w:t>. W</w:t>
      </w:r>
      <w:r>
        <w:rPr>
          <w:color w:val="000000"/>
        </w:rPr>
        <w:t>hen evaluating it on data simulated from known parameter values, it produces too-wide confidence intervals that consistently do not contain the true parameter value. Thus, future applications should consider different estimation methods that perform better.</w:t>
      </w:r>
      <w:commentRangeEnd w:id="100"/>
      <w:r w:rsidR="00DE6517">
        <w:rPr>
          <w:rStyle w:val="CommentReference"/>
          <w:rFonts w:ascii="Times New Roman" w:eastAsia="Times New Roman" w:hAnsi="Times New Roman" w:cs="Times New Roman"/>
          <w:kern w:val="0"/>
          <w14:ligatures w14:val="none"/>
        </w:rPr>
        <w:commentReference w:id="100"/>
      </w:r>
    </w:p>
    <w:p w14:paraId="04670BE4" w14:textId="77777777" w:rsidR="00D86F72" w:rsidRPr="00EF21D5" w:rsidRDefault="00D86F72" w:rsidP="00CB5F62">
      <w:pPr>
        <w:pStyle w:val="Heading2"/>
        <w:rPr>
          <w:highlight w:val="white"/>
        </w:rPr>
      </w:pPr>
      <w:bookmarkStart w:id="101" w:name="_Toc164785476"/>
      <w:bookmarkStart w:id="102" w:name="_Toc171803968"/>
      <w:r w:rsidRPr="00212D3E">
        <w:rPr>
          <w:highlight w:val="white"/>
        </w:rPr>
        <w:t>Implications</w:t>
      </w:r>
      <w:bookmarkEnd w:id="101"/>
      <w:bookmarkEnd w:id="102"/>
      <w:r w:rsidRPr="00EF21D5">
        <w:rPr>
          <w:highlight w:val="white"/>
        </w:rPr>
        <w:t xml:space="preserve"> </w:t>
      </w:r>
    </w:p>
    <w:p w14:paraId="157AAE6D" w14:textId="41ADAE3C" w:rsidR="00983943" w:rsidRDefault="00DE6517" w:rsidP="00CB5F62">
      <w:pPr>
        <w:rPr>
          <w:highlight w:val="white"/>
        </w:rPr>
      </w:pPr>
      <w:r>
        <w:rPr>
          <w:highlight w:val="white"/>
        </w:rPr>
        <w:t>A large body of literature</w:t>
      </w:r>
      <w:r w:rsidR="00D86F72" w:rsidRPr="00EF21D5">
        <w:rPr>
          <w:highlight w:val="white"/>
        </w:rPr>
        <w:t xml:space="preserve"> suggests the combined influences of gene</w:t>
      </w:r>
      <w:r>
        <w:rPr>
          <w:highlight w:val="white"/>
        </w:rPr>
        <w:t>s</w:t>
      </w:r>
      <w:r w:rsidR="00D86F72" w:rsidRPr="00EF21D5">
        <w:rPr>
          <w:highlight w:val="white"/>
        </w:rPr>
        <w:t xml:space="preserve"> and culture on </w:t>
      </w:r>
      <w:r w:rsidR="00B528F1">
        <w:rPr>
          <w:highlight w:val="white"/>
        </w:rPr>
        <w:t xml:space="preserve">human </w:t>
      </w:r>
      <w:r w:rsidR="00D86F72" w:rsidRPr="00EF21D5">
        <w:rPr>
          <w:highlight w:val="white"/>
        </w:rPr>
        <w:t>handedness. Handedness thus appears well suited to a gene</w:t>
      </w:r>
      <w:r w:rsidR="00C257C6">
        <w:rPr>
          <w:highlight w:val="white"/>
        </w:rPr>
        <w:t>-</w:t>
      </w:r>
      <w:r w:rsidR="00D86F72" w:rsidRPr="00EF21D5">
        <w:rPr>
          <w:highlight w:val="white"/>
        </w:rPr>
        <w:t>culture co-evolutionary analysis.</w:t>
      </w:r>
      <w:r w:rsidR="00B528F1">
        <w:rPr>
          <w:highlight w:val="white"/>
        </w:rPr>
        <w:t xml:space="preserve"> However,</w:t>
      </w:r>
      <w:r w:rsidR="00D86F72" w:rsidRPr="00EF21D5">
        <w:rPr>
          <w:highlight w:val="white"/>
        </w:rPr>
        <w:t xml:space="preserve"> Laland</w:t>
      </w:r>
      <w:r w:rsidR="00B528F1">
        <w:rPr>
          <w:highlight w:val="white"/>
        </w:rPr>
        <w:t xml:space="preserve"> et al.</w:t>
      </w:r>
      <w:r w:rsidR="00D86F72" w:rsidRPr="00EF21D5">
        <w:rPr>
          <w:highlight w:val="white"/>
        </w:rPr>
        <w:t xml:space="preserve"> is currently the only study that has </w:t>
      </w:r>
      <w:r w:rsidR="00B528F1">
        <w:rPr>
          <w:highlight w:val="white"/>
        </w:rPr>
        <w:t>attempted such an</w:t>
      </w:r>
      <w:r w:rsidR="00C257C6">
        <w:rPr>
          <w:highlight w:val="white"/>
        </w:rPr>
        <w:t xml:space="preserve"> analysis. Since its publication in 1995, their model and analysis have yet to be reproduced, extended,</w:t>
      </w:r>
      <w:r w:rsidR="00D86F72" w:rsidRPr="00EF21D5">
        <w:rPr>
          <w:highlight w:val="white"/>
        </w:rPr>
        <w:t xml:space="preserve"> or applied to new data. The procedure in </w:t>
      </w:r>
      <w:r w:rsidR="00B528F1">
        <w:rPr>
          <w:highlight w:val="white"/>
        </w:rPr>
        <w:t>S</w:t>
      </w:r>
      <w:r w:rsidR="00D86F72" w:rsidRPr="00EF21D5">
        <w:rPr>
          <w:highlight w:val="white"/>
        </w:rPr>
        <w:t xml:space="preserve">cenario B enabled the successful reproduction of their analysis. </w:t>
      </w:r>
      <w:r w:rsidR="00B528F1">
        <w:rPr>
          <w:highlight w:val="white"/>
        </w:rPr>
        <w:t>We</w:t>
      </w:r>
      <w:r w:rsidR="00C257C6">
        <w:rPr>
          <w:highlight w:val="white"/>
        </w:rPr>
        <w:t>, therefore, provide an updated open-source implementation of their analysis in the Python programming language;</w:t>
      </w:r>
      <w:r w:rsidR="00983943">
        <w:rPr>
          <w:highlight w:val="white"/>
        </w:rPr>
        <w:t xml:space="preserve"> see </w:t>
      </w:r>
      <w:hyperlink r:id="rId14" w:history="1">
        <w:r w:rsidR="00983943" w:rsidRPr="00983943">
          <w:rPr>
            <w:rStyle w:val="Hyperlink"/>
          </w:rPr>
          <w:t>https://github.com/yoavram-lab/Laland1995</w:t>
        </w:r>
      </w:hyperlink>
      <w:r w:rsidR="00B528F1">
        <w:rPr>
          <w:highlight w:val="white"/>
        </w:rPr>
        <w:t>.</w:t>
      </w:r>
      <w:r w:rsidR="00D86F72" w:rsidRPr="00EF21D5">
        <w:rPr>
          <w:highlight w:val="white"/>
        </w:rPr>
        <w:t xml:space="preserve"> </w:t>
      </w:r>
      <w:r w:rsidR="00B528F1">
        <w:rPr>
          <w:highlight w:val="white"/>
        </w:rPr>
        <w:t xml:space="preserve">We further demonstrate how </w:t>
      </w:r>
      <w:r w:rsidR="00983943">
        <w:rPr>
          <w:highlight w:val="white"/>
        </w:rPr>
        <w:t xml:space="preserve">an extension of their model can be used to test hypotheses on cultural transmission of handedness. Therefore, this work enables further research </w:t>
      </w:r>
      <w:r w:rsidR="00983943">
        <w:t>into gene-culture co-evolution of human handedness and potentially other traits</w:t>
      </w:r>
      <w:r w:rsidR="00D86F72" w:rsidRPr="00B528F1">
        <w:t>.</w:t>
      </w:r>
    </w:p>
    <w:p w14:paraId="66F5AE6B" w14:textId="6D9F0406" w:rsidR="00D86F72" w:rsidRPr="00153DAA" w:rsidRDefault="00983943" w:rsidP="00CB5F62">
      <w:pPr>
        <w:rPr>
          <w:highlight w:val="white"/>
        </w:rPr>
      </w:pPr>
      <w:r>
        <w:rPr>
          <w:highlight w:val="white"/>
        </w:rPr>
        <w:t>Our</w:t>
      </w:r>
      <w:r w:rsidR="00D86F72" w:rsidRPr="00EF21D5">
        <w:rPr>
          <w:highlight w:val="white"/>
        </w:rPr>
        <w:t xml:space="preserve"> </w:t>
      </w:r>
      <w:r>
        <w:rPr>
          <w:highlight w:val="white"/>
        </w:rPr>
        <w:t xml:space="preserve">results also </w:t>
      </w:r>
      <w:r w:rsidR="00D86F72" w:rsidRPr="00EF21D5">
        <w:rPr>
          <w:highlight w:val="white"/>
        </w:rPr>
        <w:t xml:space="preserve">suggest that adjusting for criterion shift improves model </w:t>
      </w:r>
      <w:r>
        <w:rPr>
          <w:highlight w:val="white"/>
        </w:rPr>
        <w:t>goodness-of-fit</w:t>
      </w:r>
      <w:r w:rsidR="00D86F72" w:rsidRPr="00EF21D5">
        <w:rPr>
          <w:highlight w:val="white"/>
        </w:rPr>
        <w:t>: excluding the adjustment (</w:t>
      </w:r>
      <w:r>
        <w:rPr>
          <w:highlight w:val="white"/>
        </w:rPr>
        <w:t>S</w:t>
      </w:r>
      <w:r w:rsidR="00D86F72" w:rsidRPr="00EF21D5">
        <w:rPr>
          <w:highlight w:val="white"/>
        </w:rPr>
        <w:t>cenario A) provided the worst fit</w:t>
      </w:r>
      <w:r w:rsidR="00C257C6">
        <w:rPr>
          <w:highlight w:val="white"/>
        </w:rPr>
        <w:t>,</w:t>
      </w:r>
      <w:r w:rsidR="00D86F72" w:rsidRPr="00EF21D5">
        <w:rPr>
          <w:highlight w:val="white"/>
        </w:rPr>
        <w:t xml:space="preserve"> </w:t>
      </w:r>
      <w:r>
        <w:rPr>
          <w:highlight w:val="white"/>
        </w:rPr>
        <w:t xml:space="preserve">whereas </w:t>
      </w:r>
      <w:r w:rsidR="00D86F72" w:rsidRPr="00EF21D5">
        <w:rPr>
          <w:highlight w:val="white"/>
        </w:rPr>
        <w:t xml:space="preserve">including it </w:t>
      </w:r>
      <w:r>
        <w:rPr>
          <w:highlight w:val="white"/>
        </w:rPr>
        <w:t xml:space="preserve">in both the estimation and testing </w:t>
      </w:r>
      <w:r w:rsidR="00D86F72" w:rsidRPr="00EF21D5">
        <w:rPr>
          <w:highlight w:val="white"/>
        </w:rPr>
        <w:t>(</w:t>
      </w:r>
      <w:r>
        <w:rPr>
          <w:highlight w:val="white"/>
        </w:rPr>
        <w:t>S</w:t>
      </w:r>
      <w:r w:rsidR="00D86F72" w:rsidRPr="00EF21D5">
        <w:rPr>
          <w:highlight w:val="white"/>
        </w:rPr>
        <w:t>cenario C) provided the best fit.</w:t>
      </w:r>
      <w:r>
        <w:rPr>
          <w:highlight w:val="white"/>
        </w:rPr>
        <w:t xml:space="preserve"> We found </w:t>
      </w:r>
      <w:r w:rsidR="00D86F72" w:rsidRPr="00EF21D5">
        <w:rPr>
          <w:highlight w:val="white"/>
        </w:rPr>
        <w:t xml:space="preserve">a gap between the </w:t>
      </w:r>
      <w:r w:rsidR="00D86F72" w:rsidRPr="00EF21D5">
        <w:rPr>
          <w:i/>
          <w:highlight w:val="white"/>
        </w:rPr>
        <w:t>true incidence</w:t>
      </w:r>
      <w:r w:rsidR="00D86F72" w:rsidRPr="00EF21D5">
        <w:rPr>
          <w:highlight w:val="white"/>
        </w:rPr>
        <w:t xml:space="preserve"> of left-handedness and the </w:t>
      </w:r>
      <w:r w:rsidR="00D86F72" w:rsidRPr="00EF21D5">
        <w:rPr>
          <w:i/>
          <w:highlight w:val="white"/>
        </w:rPr>
        <w:t>measured incidence</w:t>
      </w:r>
      <w:r w:rsidR="00D86F72" w:rsidRPr="00EF21D5">
        <w:rPr>
          <w:highlight w:val="white"/>
        </w:rPr>
        <w:t xml:space="preserve"> across studies and generations. </w:t>
      </w:r>
      <w:r>
        <w:rPr>
          <w:highlight w:val="white"/>
        </w:rPr>
        <w:t>Moreover, t</w:t>
      </w:r>
      <w:r w:rsidR="00D86F72" w:rsidRPr="00EF21D5">
        <w:rPr>
          <w:highlight w:val="white"/>
        </w:rPr>
        <w:t>he distribution of criterion shift</w:t>
      </w:r>
      <w:r w:rsidR="00C257C6">
        <w:rPr>
          <w:highlight w:val="white"/>
        </w:rPr>
        <w:t>s</w:t>
      </w:r>
      <w:r w:rsidR="00D86F72" w:rsidRPr="00EF21D5">
        <w:rPr>
          <w:highlight w:val="white"/>
        </w:rPr>
        <w:t xml:space="preserve"> </w:t>
      </w:r>
      <w:r>
        <w:rPr>
          <w:highlight w:val="white"/>
        </w:rPr>
        <w:t xml:space="preserve">is </w:t>
      </w:r>
      <w:r w:rsidR="00D86F72" w:rsidRPr="00EF21D5">
        <w:rPr>
          <w:highlight w:val="white"/>
        </w:rPr>
        <w:t>asymmetric</w:t>
      </w:r>
      <w:r>
        <w:rPr>
          <w:highlight w:val="white"/>
        </w:rPr>
        <w:t xml:space="preserve">. </w:t>
      </w:r>
      <w:r w:rsidR="00D86F72" w:rsidRPr="00EF21D5">
        <w:rPr>
          <w:highlight w:val="white"/>
        </w:rPr>
        <w:t>In 15 of 17 studies</w:t>
      </w:r>
      <w:r w:rsidR="00C257C6">
        <w:rPr>
          <w:highlight w:val="white"/>
        </w:rPr>
        <w:t>,</w:t>
      </w:r>
      <w:r w:rsidR="00D86F72" w:rsidRPr="00EF21D5">
        <w:rPr>
          <w:highlight w:val="white"/>
        </w:rPr>
        <w:t xml:space="preserve"> the </w:t>
      </w:r>
      <w:r w:rsidR="00D86F72" w:rsidRPr="00EF21D5">
        <w:rPr>
          <w:i/>
          <w:highlight w:val="white"/>
        </w:rPr>
        <w:t>measured incidence</w:t>
      </w:r>
      <w:r w:rsidR="00D86F72" w:rsidRPr="00EF21D5">
        <w:rPr>
          <w:highlight w:val="white"/>
        </w:rPr>
        <w:t xml:space="preserve"> of left-handers in the parent generation was lower than the</w:t>
      </w:r>
      <w:r>
        <w:rPr>
          <w:highlight w:val="white"/>
        </w:rPr>
        <w:t xml:space="preserve"> </w:t>
      </w:r>
      <w:r w:rsidR="00D86F72" w:rsidRPr="00EF21D5">
        <w:rPr>
          <w:highlight w:val="white"/>
        </w:rPr>
        <w:t xml:space="preserve">predicted </w:t>
      </w:r>
      <w:r w:rsidR="00D86F72" w:rsidRPr="00EF21D5">
        <w:rPr>
          <w:i/>
          <w:highlight w:val="white"/>
        </w:rPr>
        <w:t>true incidence</w:t>
      </w:r>
      <w:r w:rsidR="00D86F72" w:rsidRPr="00EF21D5">
        <w:rPr>
          <w:highlight w:val="white"/>
        </w:rPr>
        <w:t>.</w:t>
      </w:r>
      <w:r>
        <w:rPr>
          <w:highlight w:val="white"/>
        </w:rPr>
        <w:t xml:space="preserve"> </w:t>
      </w:r>
      <w:r w:rsidR="00D86F72" w:rsidRPr="00EF21D5">
        <w:rPr>
          <w:highlight w:val="white"/>
        </w:rPr>
        <w:t xml:space="preserve">In the offspring generation, the same </w:t>
      </w:r>
      <w:r>
        <w:rPr>
          <w:highlight w:val="white"/>
        </w:rPr>
        <w:t xml:space="preserve">is </w:t>
      </w:r>
      <w:r w:rsidR="00D86F72" w:rsidRPr="00EF21D5">
        <w:rPr>
          <w:highlight w:val="white"/>
        </w:rPr>
        <w:t xml:space="preserve">true for 9 of 17 studies. Therefore, the </w:t>
      </w:r>
      <w:r w:rsidR="00D86F72" w:rsidRPr="00EF21D5">
        <w:rPr>
          <w:highlight w:val="white"/>
        </w:rPr>
        <w:lastRenderedPageBreak/>
        <w:t xml:space="preserve">tendency to classify left-handers as right-handers is seen within and across generations. However, it should be </w:t>
      </w:r>
      <w:r w:rsidR="00C257C6">
        <w:rPr>
          <w:rFonts w:hint="cs"/>
          <w:highlight w:val="white"/>
        </w:rPr>
        <w:t>remembere</w:t>
      </w:r>
      <w:r w:rsidR="00D86F72" w:rsidRPr="00EF21D5">
        <w:rPr>
          <w:highlight w:val="white"/>
        </w:rPr>
        <w:t xml:space="preserve">d that this discrepancy is </w:t>
      </w:r>
      <w:r>
        <w:rPr>
          <w:highlight w:val="white"/>
        </w:rPr>
        <w:t xml:space="preserve">between the </w:t>
      </w:r>
      <w:r w:rsidRPr="00983943">
        <w:rPr>
          <w:i/>
          <w:iCs/>
          <w:highlight w:val="white"/>
        </w:rPr>
        <w:t>me</w:t>
      </w:r>
      <w:r w:rsidR="00C257C6">
        <w:rPr>
          <w:rFonts w:hint="cs"/>
          <w:i/>
          <w:iCs/>
          <w:highlight w:val="white"/>
          <w:rtl/>
        </w:rPr>
        <w:t>a</w:t>
      </w:r>
      <w:r w:rsidRPr="00983943">
        <w:rPr>
          <w:i/>
          <w:iCs/>
          <w:highlight w:val="white"/>
        </w:rPr>
        <w:t>sured incidence</w:t>
      </w:r>
      <w:r>
        <w:rPr>
          <w:highlight w:val="white"/>
        </w:rPr>
        <w:t xml:space="preserve"> and </w:t>
      </w:r>
      <w:r w:rsidR="00D86F72" w:rsidRPr="00EF21D5">
        <w:rPr>
          <w:highlight w:val="white"/>
        </w:rPr>
        <w:t xml:space="preserve">the </w:t>
      </w:r>
      <w:r>
        <w:rPr>
          <w:highlight w:val="white"/>
        </w:rPr>
        <w:t xml:space="preserve">model prediction of </w:t>
      </w:r>
      <w:r w:rsidR="00D86F72" w:rsidRPr="00EF21D5">
        <w:rPr>
          <w:i/>
          <w:highlight w:val="white"/>
        </w:rPr>
        <w:t xml:space="preserve">true incidence </w:t>
      </w:r>
      <w:r>
        <w:rPr>
          <w:highlight w:val="white"/>
        </w:rPr>
        <w:t xml:space="preserve">after </w:t>
      </w:r>
      <w:r w:rsidR="00D86F72" w:rsidRPr="00EF21D5">
        <w:rPr>
          <w:highlight w:val="white"/>
        </w:rPr>
        <w:t xml:space="preserve">fitting </w:t>
      </w:r>
      <w:r>
        <w:rPr>
          <w:highlight w:val="white"/>
        </w:rPr>
        <w:t xml:space="preserve">the model </w:t>
      </w:r>
      <w:r w:rsidR="00D86F72" w:rsidRPr="00EF21D5">
        <w:rPr>
          <w:highlight w:val="white"/>
        </w:rPr>
        <w:t xml:space="preserve">to the data. The uncertainty regarding the true distribution of human handedness due to methodological issues is a longstanding issue </w:t>
      </w:r>
      <w:r w:rsidR="00D86F72" w:rsidRPr="00EF21D5">
        <w:t>(Perelle &amp; Ehrman, 2005)</w:t>
      </w:r>
      <w:r w:rsidR="00D86F72" w:rsidRPr="00EF21D5">
        <w:rPr>
          <w:highlight w:val="white"/>
        </w:rPr>
        <w:t>.</w:t>
      </w:r>
      <w:r>
        <w:rPr>
          <w:highlight w:val="white"/>
        </w:rPr>
        <w:t xml:space="preserve"> However</w:t>
      </w:r>
      <w:r w:rsidRPr="00EF21D5">
        <w:rPr>
          <w:highlight w:val="white"/>
        </w:rPr>
        <w:t xml:space="preserve">, the </w:t>
      </w:r>
      <w:r>
        <w:rPr>
          <w:highlight w:val="white"/>
        </w:rPr>
        <w:t xml:space="preserve">introduction of </w:t>
      </w:r>
      <w:r w:rsidRPr="00EF21D5">
        <w:rPr>
          <w:highlight w:val="white"/>
        </w:rPr>
        <w:t xml:space="preserve">ruggedness </w:t>
      </w:r>
      <w:r>
        <w:rPr>
          <w:highlight w:val="white"/>
        </w:rPr>
        <w:t xml:space="preserve">to </w:t>
      </w:r>
      <w:r w:rsidRPr="00EF21D5">
        <w:rPr>
          <w:highlight w:val="white"/>
        </w:rPr>
        <w:t>the log-likelihood surface when adjust</w:t>
      </w:r>
      <w:r>
        <w:rPr>
          <w:highlight w:val="white"/>
        </w:rPr>
        <w:t>ing for criterion shift</w:t>
      </w:r>
      <w:r w:rsidRPr="00EF21D5">
        <w:rPr>
          <w:highlight w:val="white"/>
        </w:rPr>
        <w:t xml:space="preserve"> (</w:t>
      </w:r>
      <w:r w:rsidR="00665B9F" w:rsidRPr="00665B9F">
        <w:rPr>
          <w:color w:val="000000"/>
          <w:highlight w:val="white"/>
        </w:rPr>
        <w:fldChar w:fldCharType="begin"/>
      </w:r>
      <w:r w:rsidR="00665B9F" w:rsidRPr="00665B9F">
        <w:rPr>
          <w:color w:val="000000"/>
          <w:highlight w:val="white"/>
        </w:rPr>
        <w:instrText xml:space="preserve"> REF _Ref171957415 \h  \* MERGEFORMAT </w:instrText>
      </w:r>
      <w:r w:rsidR="00665B9F" w:rsidRPr="00665B9F">
        <w:rPr>
          <w:color w:val="000000"/>
          <w:highlight w:val="white"/>
        </w:rPr>
      </w:r>
      <w:r w:rsidR="00665B9F" w:rsidRPr="00665B9F">
        <w:rPr>
          <w:color w:val="000000"/>
          <w:highlight w:val="white"/>
        </w:rPr>
        <w:fldChar w:fldCharType="separate"/>
      </w:r>
      <w:r w:rsidR="00665B9F" w:rsidRPr="00665B9F">
        <w:t xml:space="preserve">Figure </w:t>
      </w:r>
      <w:r w:rsidR="00665B9F" w:rsidRPr="00665B9F">
        <w:rPr>
          <w:noProof/>
        </w:rPr>
        <w:t>2</w:t>
      </w:r>
      <w:r w:rsidR="00665B9F" w:rsidRPr="00665B9F">
        <w:rPr>
          <w:color w:val="000000"/>
          <w:highlight w:val="white"/>
        </w:rPr>
        <w:fldChar w:fldCharType="end"/>
      </w:r>
      <w:r w:rsidR="00900AD9">
        <w:rPr>
          <w:color w:val="000000"/>
          <w:highlight w:val="white"/>
        </w:rPr>
        <w:t xml:space="preserve"> and S4</w:t>
      </w:r>
      <w:r w:rsidRPr="00EF21D5">
        <w:rPr>
          <w:highlight w:val="white"/>
        </w:rPr>
        <w:t>)</w:t>
      </w:r>
      <w:r>
        <w:rPr>
          <w:highlight w:val="white"/>
        </w:rPr>
        <w:t xml:space="preserve"> suggest</w:t>
      </w:r>
      <w:r w:rsidR="00900AD9">
        <w:rPr>
          <w:highlight w:val="white"/>
        </w:rPr>
        <w:t>s</w:t>
      </w:r>
      <w:r>
        <w:rPr>
          <w:highlight w:val="white"/>
        </w:rPr>
        <w:t xml:space="preserve"> that other adjustment approaches should be explored. O</w:t>
      </w:r>
      <w:r w:rsidR="00D86F72" w:rsidRPr="00EF21D5">
        <w:rPr>
          <w:highlight w:val="white"/>
        </w:rPr>
        <w:t>nly a few researchers have empirically explored and accounted for criterion shift</w:t>
      </w:r>
      <w:r w:rsidR="00C257C6">
        <w:rPr>
          <w:highlight w:val="white"/>
        </w:rPr>
        <w:t>, which</w:t>
      </w:r>
      <w:r>
        <w:rPr>
          <w:highlight w:val="white"/>
        </w:rPr>
        <w:t xml:space="preserve"> </w:t>
      </w:r>
      <w:r w:rsidR="00D86F72" w:rsidRPr="00EF21D5">
        <w:rPr>
          <w:highlight w:val="white"/>
        </w:rPr>
        <w:t>is rarely addressed when collecting or analyzing handedness data</w:t>
      </w:r>
      <w:r>
        <w:rPr>
          <w:highlight w:val="white"/>
        </w:rPr>
        <w:t>. These</w:t>
      </w:r>
      <w:r w:rsidR="00D86F72" w:rsidRPr="00EF21D5">
        <w:rPr>
          <w:highlight w:val="white"/>
        </w:rPr>
        <w:t xml:space="preserve"> results </w:t>
      </w:r>
      <w:r>
        <w:rPr>
          <w:highlight w:val="white"/>
        </w:rPr>
        <w:t xml:space="preserve">highlight </w:t>
      </w:r>
      <w:r w:rsidR="00D86F72" w:rsidRPr="00EF21D5">
        <w:rPr>
          <w:highlight w:val="white"/>
        </w:rPr>
        <w:t xml:space="preserve">the importance of </w:t>
      </w:r>
      <w:r>
        <w:rPr>
          <w:highlight w:val="white"/>
        </w:rPr>
        <w:t>accounting for it</w:t>
      </w:r>
      <w:r w:rsidR="00D86F72">
        <w:rPr>
          <w:highlight w:val="white"/>
        </w:rPr>
        <w:t>.</w:t>
      </w:r>
    </w:p>
    <w:p w14:paraId="27E3C52F" w14:textId="16EDC973" w:rsidR="00551775" w:rsidRDefault="00551775" w:rsidP="00CB5F62">
      <w:pPr>
        <w:rPr>
          <w:highlight w:val="yellow"/>
        </w:rPr>
      </w:pPr>
      <w:r>
        <w:rPr>
          <w:highlight w:val="yellow"/>
        </w:rPr>
        <w:t>APPLICATION TO SEX DIFFERENCES</w:t>
      </w:r>
    </w:p>
    <w:p w14:paraId="75AAF651" w14:textId="77777777" w:rsidR="003F5F41" w:rsidRPr="001603AD" w:rsidRDefault="003F5F41" w:rsidP="003F5F41">
      <w:pPr>
        <w:rPr>
          <w:highlight w:val="yellow"/>
          <w:lang w:val="en-US"/>
        </w:rPr>
      </w:pPr>
      <w:bookmarkStart w:id="103" w:name="_Toc164785479"/>
      <w:bookmarkStart w:id="104" w:name="_Toc171803971"/>
      <w:r w:rsidRPr="00983943">
        <w:rPr>
          <w:highlight w:val="yellow"/>
        </w:rPr>
        <w:t xml:space="preserve">The omission of </w:t>
      </w:r>
      <m:oMath>
        <m:r>
          <w:rPr>
            <w:rFonts w:ascii="Cambria Math" w:hAnsi="Cambria Math"/>
            <w:highlight w:val="yellow"/>
          </w:rPr>
          <m:t>β</m:t>
        </m:r>
      </m:oMath>
      <w:r w:rsidRPr="00983943">
        <w:rPr>
          <w:highlight w:val="yellow"/>
        </w:rPr>
        <w:t xml:space="preserve"> also prevents the option of tracing sex bias in parental influence. While this model does not include this explicitly, </w:t>
      </w:r>
      <m:oMath>
        <m:r>
          <w:rPr>
            <w:rFonts w:ascii="Cambria Math" w:hAnsi="Cambria Math"/>
            <w:highlight w:val="yellow"/>
          </w:rPr>
          <m:t>β</m:t>
        </m:r>
      </m:oMath>
      <w:r w:rsidRPr="00983943">
        <w:rPr>
          <w:highlight w:val="yellow"/>
        </w:rPr>
        <w:t xml:space="preserve"> provides such an indication as it represents </w:t>
      </w:r>
      <w:r>
        <w:rPr>
          <w:highlight w:val="yellow"/>
        </w:rPr>
        <w:t xml:space="preserve">a </w:t>
      </w:r>
      <w:r w:rsidRPr="00983943">
        <w:rPr>
          <w:highlight w:val="yellow"/>
        </w:rPr>
        <w:t xml:space="preserve">discrepancy in parental handedness. Despite the fact that </w:t>
      </w:r>
      <m:oMath>
        <m:r>
          <w:rPr>
            <w:rFonts w:ascii="Cambria Math" w:hAnsi="Cambria Math"/>
            <w:highlight w:val="yellow"/>
          </w:rPr>
          <m:t>β</m:t>
        </m:r>
      </m:oMath>
      <w:r w:rsidRPr="00983943">
        <w:rPr>
          <w:highlight w:val="yellow"/>
        </w:rPr>
        <w:t xml:space="preserve"> would not reveal the individual effect of each parent, it could imply that parental effects are not equal.</w:t>
      </w:r>
    </w:p>
    <w:p w14:paraId="3AB8787D" w14:textId="77777777" w:rsidR="003F5F41" w:rsidRDefault="003F5F41" w:rsidP="003F5F41">
      <w:pPr>
        <w:rPr>
          <w:highlight w:val="yellow"/>
          <w:lang w:val="en-US"/>
        </w:rPr>
      </w:pPr>
      <w:r w:rsidRPr="00983943">
        <w:rPr>
          <w:highlight w:val="yellow"/>
        </w:rPr>
        <w:t xml:space="preserve"> In turn, this</w:t>
      </w:r>
      <w:r>
        <w:rPr>
          <w:highlight w:val="yellow"/>
        </w:rPr>
        <w:t xml:space="preserve"> </w:t>
      </w:r>
      <w:r w:rsidRPr="00983943">
        <w:rPr>
          <w:highlight w:val="yellow"/>
        </w:rPr>
        <w:t xml:space="preserve">could lead to further research on the nature of differential parental influence, an issue under debate in the literature (e.g., </w:t>
      </w:r>
      <w:r w:rsidRPr="00983943">
        <w:rPr>
          <w:color w:val="000000"/>
          <w:highlight w:val="yellow"/>
        </w:rPr>
        <w:t>Annett, 1999; McGee &amp; Cozad, 1980; McKeever, 2000)</w:t>
      </w:r>
      <w:r w:rsidRPr="00983943">
        <w:rPr>
          <w:highlight w:val="yellow"/>
        </w:rPr>
        <w:t>.</w:t>
      </w:r>
      <w:bookmarkStart w:id="105" w:name="_Hlk178457509"/>
    </w:p>
    <w:p w14:paraId="51F31F03" w14:textId="77777777" w:rsidR="003F5F41" w:rsidRDefault="003F5F41" w:rsidP="003F5F41">
      <w:pPr>
        <w:rPr>
          <w:highlight w:val="yellow"/>
          <w:lang w:val="en-US"/>
        </w:rPr>
      </w:pPr>
      <w:r>
        <w:rPr>
          <w:highlight w:val="yellow"/>
          <w:lang w:val="en-US"/>
        </w:rPr>
        <w:t xml:space="preserve">The result that beta is near 0 in </w:t>
      </w:r>
      <w:proofErr w:type="spellStart"/>
      <w:r>
        <w:rPr>
          <w:highlight w:val="yellow"/>
          <w:lang w:val="en-US"/>
        </w:rPr>
        <w:t>Laland’s</w:t>
      </w:r>
      <w:proofErr w:type="spellEnd"/>
      <w:r>
        <w:rPr>
          <w:highlight w:val="yellow"/>
          <w:lang w:val="en-US"/>
        </w:rPr>
        <w:t xml:space="preserve"> fitting could, in fact,  be considered an indication that parental effects are in fact opposite between a left handed mother and right handed father compared to a right handed mother and left handed father, since beta as it is represented in </w:t>
      </w:r>
      <w:proofErr w:type="spellStart"/>
      <w:r>
        <w:rPr>
          <w:highlight w:val="yellow"/>
          <w:lang w:val="en-US"/>
        </w:rPr>
        <w:t>Laland’s</w:t>
      </w:r>
      <w:proofErr w:type="spellEnd"/>
      <w:r>
        <w:rPr>
          <w:highlight w:val="yellow"/>
          <w:lang w:val="en-US"/>
        </w:rPr>
        <w:t xml:space="preserve"> model must capture the average of the effects of the aforementioned two left/right parental handedness combinations. This in itself is not an unreasonable assumption as </w:t>
      </w:r>
      <w:proofErr w:type="spellStart"/>
      <w:r>
        <w:rPr>
          <w:highlight w:val="yellow"/>
          <w:lang w:val="en-US"/>
        </w:rPr>
        <w:t>Laland</w:t>
      </w:r>
      <w:proofErr w:type="spellEnd"/>
      <w:r>
        <w:rPr>
          <w:highlight w:val="yellow"/>
          <w:lang w:val="en-US"/>
        </w:rPr>
        <w:t xml:space="preserve"> considers the effects of two </w:t>
      </w:r>
      <w:proofErr w:type="gramStart"/>
      <w:r>
        <w:rPr>
          <w:highlight w:val="yellow"/>
          <w:lang w:val="en-US"/>
        </w:rPr>
        <w:t>left handed</w:t>
      </w:r>
      <w:proofErr w:type="gramEnd"/>
      <w:r>
        <w:rPr>
          <w:highlight w:val="yellow"/>
          <w:lang w:val="en-US"/>
        </w:rPr>
        <w:t xml:space="preserve"> parents opposite the effects of two right handed parents. In our fittings for models I-V on the ‘McKeever data set’, we do find that when we constrain beta=gamma, as we do in model II, </w:t>
      </w:r>
      <w:r>
        <w:rPr>
          <w:highlight w:val="yellow"/>
          <w:lang w:val="en-US"/>
        </w:rPr>
        <w:lastRenderedPageBreak/>
        <w:t>we see that we get beta near an average of what we get in our fitting for model III (</w:t>
      </w:r>
      <w:proofErr w:type="spellStart"/>
      <w:r>
        <w:rPr>
          <w:highlight w:val="yellow"/>
          <w:lang w:val="en-US"/>
        </w:rPr>
        <w:t>chloe</w:t>
      </w:r>
      <w:proofErr w:type="spellEnd"/>
      <w:r>
        <w:rPr>
          <w:highlight w:val="yellow"/>
          <w:lang w:val="en-US"/>
        </w:rPr>
        <w:t xml:space="preserve"> to add more here). </w:t>
      </w:r>
    </w:p>
    <w:p w14:paraId="76F99A7E" w14:textId="77777777" w:rsidR="003F5F41" w:rsidRDefault="003F5F41" w:rsidP="003F5F41">
      <w:pPr>
        <w:rPr>
          <w:highlight w:val="yellow"/>
          <w:lang w:val="en-US"/>
        </w:rPr>
      </w:pPr>
      <w:r>
        <w:rPr>
          <w:highlight w:val="yellow"/>
          <w:lang w:val="en-US"/>
        </w:rPr>
        <w:t xml:space="preserve">In addition, we do find that gamma is less (more negative) than beta in the fittings of the models in which they are allowed to differ. </w:t>
      </w:r>
    </w:p>
    <w:p w14:paraId="60A8BCE5" w14:textId="77777777" w:rsidR="003F5F41" w:rsidRPr="001603AD" w:rsidRDefault="003F5F41" w:rsidP="003F5F41">
      <w:pPr>
        <w:rPr>
          <w:highlight w:val="yellow"/>
          <w:lang w:val="en-US"/>
        </w:rPr>
      </w:pPr>
      <w:r>
        <w:rPr>
          <w:highlight w:val="yellow"/>
          <w:lang w:val="en-US"/>
        </w:rPr>
        <w:t>[Discussion of variation in parameters between sexes].</w:t>
      </w:r>
    </w:p>
    <w:bookmarkEnd w:id="105"/>
    <w:p w14:paraId="1E0F8250" w14:textId="1D4B66F4" w:rsidR="00D86F72" w:rsidRPr="00EF21D5" w:rsidRDefault="00D86F72" w:rsidP="00CB5F62">
      <w:pPr>
        <w:pStyle w:val="Heading3"/>
        <w:rPr>
          <w:highlight w:val="white"/>
        </w:rPr>
      </w:pPr>
      <w:r w:rsidRPr="00EF21D5">
        <w:rPr>
          <w:highlight w:val="white"/>
        </w:rPr>
        <w:t xml:space="preserve">Future </w:t>
      </w:r>
      <w:r w:rsidR="004C3329">
        <w:rPr>
          <w:highlight w:val="white"/>
        </w:rPr>
        <w:t>d</w:t>
      </w:r>
      <w:r w:rsidRPr="00EF21D5">
        <w:rPr>
          <w:highlight w:val="white"/>
        </w:rPr>
        <w:t>irections</w:t>
      </w:r>
      <w:bookmarkEnd w:id="103"/>
      <w:bookmarkEnd w:id="104"/>
      <w:r w:rsidRPr="00EF21D5">
        <w:rPr>
          <w:highlight w:val="white"/>
        </w:rPr>
        <w:t xml:space="preserve"> </w:t>
      </w:r>
    </w:p>
    <w:p w14:paraId="16878370" w14:textId="78F156F6" w:rsidR="00401A96" w:rsidRDefault="00000000" w:rsidP="00FF004F">
      <w:pPr>
        <w:rPr>
          <w:color w:val="000000"/>
          <w:highlight w:val="white"/>
        </w:rPr>
      </w:pPr>
      <w:sdt>
        <w:sdtPr>
          <w:tag w:val="goog_rdk_66"/>
          <w:id w:val="-1594615678"/>
        </w:sdtPr>
        <w:sdtContent/>
      </w:sdt>
      <w:r w:rsidR="00FF004F">
        <w:rPr>
          <w:highlight w:val="white"/>
        </w:rPr>
        <w:t xml:space="preserve">Our </w:t>
      </w:r>
      <w:r w:rsidR="00D86F72" w:rsidRPr="00EF21D5">
        <w:rPr>
          <w:highlight w:val="white"/>
        </w:rPr>
        <w:t xml:space="preserve">reproduction </w:t>
      </w:r>
      <w:r w:rsidR="00FF004F">
        <w:rPr>
          <w:highlight w:val="white"/>
        </w:rPr>
        <w:t xml:space="preserve">provides an </w:t>
      </w:r>
      <w:r w:rsidR="00D86F72" w:rsidRPr="00EF21D5">
        <w:rPr>
          <w:highlight w:val="white"/>
        </w:rPr>
        <w:t>accurate</w:t>
      </w:r>
      <w:r w:rsidR="00FF004F">
        <w:rPr>
          <w:highlight w:val="white"/>
        </w:rPr>
        <w:t xml:space="preserve">, </w:t>
      </w:r>
      <w:r w:rsidR="00D86F72" w:rsidRPr="00EF21D5">
        <w:rPr>
          <w:highlight w:val="white"/>
        </w:rPr>
        <w:t>updated</w:t>
      </w:r>
      <w:r w:rsidR="00C257C6">
        <w:rPr>
          <w:highlight w:val="white"/>
        </w:rPr>
        <w:t>, and acces</w:t>
      </w:r>
      <w:r w:rsidR="00FF004F">
        <w:rPr>
          <w:highlight w:val="white"/>
        </w:rPr>
        <w:t>sible</w:t>
      </w:r>
      <w:r w:rsidR="00D86F72" w:rsidRPr="00EF21D5">
        <w:rPr>
          <w:highlight w:val="white"/>
        </w:rPr>
        <w:t xml:space="preserve"> </w:t>
      </w:r>
      <w:r w:rsidR="00FF004F">
        <w:rPr>
          <w:highlight w:val="white"/>
        </w:rPr>
        <w:t xml:space="preserve">implementation </w:t>
      </w:r>
      <w:r w:rsidR="00D86F72" w:rsidRPr="00EF21D5">
        <w:rPr>
          <w:highlight w:val="white"/>
        </w:rPr>
        <w:t xml:space="preserve">of the original analysis </w:t>
      </w:r>
      <w:r w:rsidR="00FF004F">
        <w:rPr>
          <w:highlight w:val="white"/>
        </w:rPr>
        <w:t>of Laland et al. (1995)</w:t>
      </w:r>
      <w:r w:rsidR="00D86F72" w:rsidRPr="00EF21D5">
        <w:rPr>
          <w:highlight w:val="white"/>
        </w:rPr>
        <w:t xml:space="preserve">. Using the updated analysis presented here, future research can test the predictions of </w:t>
      </w:r>
      <w:r w:rsidR="00D86F72" w:rsidRPr="00EF21D5">
        <w:rPr>
          <w:color w:val="000000"/>
          <w:highlight w:val="white"/>
        </w:rPr>
        <w:t>Laland</w:t>
      </w:r>
      <w:r w:rsidR="00FF004F">
        <w:rPr>
          <w:color w:val="000000"/>
          <w:highlight w:val="white"/>
        </w:rPr>
        <w:t xml:space="preserve"> et al.</w:t>
      </w:r>
      <w:r w:rsidR="00D86F72" w:rsidRPr="00EF21D5">
        <w:rPr>
          <w:color w:val="000000"/>
          <w:highlight w:val="white"/>
        </w:rPr>
        <w:t xml:space="preserve">. For example, </w:t>
      </w:r>
      <w:sdt>
        <w:sdtPr>
          <w:tag w:val="goog_rdk_67"/>
          <w:id w:val="1578624543"/>
          <w:showingPlcHdr/>
        </w:sdtPr>
        <w:sdtContent>
          <w:r w:rsidR="008F5978">
            <w:t xml:space="preserve">     </w:t>
          </w:r>
        </w:sdtContent>
      </w:sdt>
      <w:r w:rsidR="00D86F72" w:rsidRPr="00EF21D5">
        <w:rPr>
          <w:color w:val="000000"/>
          <w:highlight w:val="white"/>
        </w:rPr>
        <w:t xml:space="preserve">analyzing cross-cultural data can determine whether the genetic transmission parameter </w:t>
      </w:r>
      <w:r w:rsidR="00FF004F" w:rsidRPr="00FF004F">
        <w:rPr>
          <w:i/>
          <w:iCs/>
          <w:color w:val="000000"/>
          <w:highlight w:val="white"/>
          <w:lang w:val="el-GR"/>
        </w:rPr>
        <w:t>ρ</w:t>
      </w:r>
      <w:r w:rsidR="00D86F72" w:rsidRPr="00EF21D5">
        <w:rPr>
          <w:color w:val="000000"/>
          <w:highlight w:val="white"/>
        </w:rPr>
        <w:t xml:space="preserve"> is stable across societies and cultures, while the culture transmission parameters</w:t>
      </w:r>
      <w:r w:rsidR="00FF004F" w:rsidRPr="001C0CFB">
        <w:rPr>
          <w:color w:val="000000"/>
          <w:highlight w:val="white"/>
          <w:lang w:val="en-US"/>
        </w:rPr>
        <w:t xml:space="preserve"> </w:t>
      </w:r>
      <w:r w:rsidR="00FF004F">
        <w:rPr>
          <w:i/>
          <w:iCs/>
          <w:color w:val="000000"/>
          <w:highlight w:val="white"/>
          <w:lang w:val="el-GR"/>
        </w:rPr>
        <w:t>α</w:t>
      </w:r>
      <w:r w:rsidR="00FF004F" w:rsidRPr="001C0CFB">
        <w:rPr>
          <w:color w:val="000000"/>
          <w:highlight w:val="white"/>
          <w:lang w:val="en-US"/>
        </w:rPr>
        <w:t xml:space="preserve"> </w:t>
      </w:r>
      <w:r w:rsidR="00FF004F">
        <w:rPr>
          <w:color w:val="000000"/>
          <w:highlight w:val="white"/>
          <w:lang w:val="en-US"/>
        </w:rPr>
        <w:t xml:space="preserve">and </w:t>
      </w:r>
      <w:r w:rsidR="00FF004F">
        <w:rPr>
          <w:i/>
          <w:iCs/>
          <w:color w:val="000000"/>
          <w:highlight w:val="white"/>
          <w:lang w:val="el-GR"/>
        </w:rPr>
        <w:t>β</w:t>
      </w:r>
      <w:r w:rsidR="00FF004F">
        <w:rPr>
          <w:color w:val="000000"/>
          <w:highlight w:val="white"/>
        </w:rPr>
        <w:t xml:space="preserve"> </w:t>
      </w:r>
      <w:r w:rsidR="00D86F72" w:rsidRPr="00EF21D5">
        <w:rPr>
          <w:color w:val="000000"/>
          <w:highlight w:val="white"/>
        </w:rPr>
        <w:t>vary</w:t>
      </w:r>
      <w:r w:rsidR="00FF004F">
        <w:rPr>
          <w:color w:val="000000"/>
          <w:highlight w:val="white"/>
        </w:rPr>
        <w:t xml:space="preserve"> between societies</w:t>
      </w:r>
      <w:r w:rsidR="00D86F72" w:rsidRPr="00EF21D5">
        <w:rPr>
          <w:color w:val="000000"/>
          <w:highlight w:val="white"/>
        </w:rPr>
        <w:t xml:space="preserve">. Including </w:t>
      </w:r>
      <w:r w:rsidR="00FF004F" w:rsidRPr="00FF004F">
        <w:rPr>
          <w:i/>
          <w:iCs/>
          <w:color w:val="000000"/>
          <w:highlight w:val="white"/>
          <w:lang w:val="el-GR"/>
        </w:rPr>
        <w:t>β</w:t>
      </w:r>
      <w:r w:rsidR="00FF004F" w:rsidRPr="001C0CFB">
        <w:rPr>
          <w:color w:val="000000"/>
          <w:highlight w:val="white"/>
          <w:lang w:val="en-US"/>
        </w:rPr>
        <w:t xml:space="preserve"> </w:t>
      </w:r>
      <w:r w:rsidR="00D86F72" w:rsidRPr="00EF21D5">
        <w:rPr>
          <w:color w:val="000000"/>
          <w:highlight w:val="white"/>
        </w:rPr>
        <w:t xml:space="preserve">in this analysis will </w:t>
      </w:r>
      <w:r w:rsidR="00FF004F">
        <w:rPr>
          <w:color w:val="000000"/>
          <w:highlight w:val="white"/>
          <w:lang w:val="en-US"/>
        </w:rPr>
        <w:t xml:space="preserve">allow </w:t>
      </w:r>
      <w:r w:rsidR="00FF004F">
        <w:rPr>
          <w:color w:val="000000"/>
          <w:highlight w:val="white"/>
        </w:rPr>
        <w:t xml:space="preserve">the </w:t>
      </w:r>
      <w:r w:rsidR="00D86F72" w:rsidRPr="00EF21D5">
        <w:rPr>
          <w:color w:val="000000"/>
          <w:highlight w:val="white"/>
        </w:rPr>
        <w:t>evalua</w:t>
      </w:r>
      <w:r w:rsidR="00FF004F">
        <w:rPr>
          <w:color w:val="000000"/>
          <w:highlight w:val="white"/>
        </w:rPr>
        <w:t>tion of</w:t>
      </w:r>
      <w:r w:rsidR="00D86F72" w:rsidRPr="00EF21D5">
        <w:rPr>
          <w:color w:val="000000"/>
          <w:highlight w:val="white"/>
        </w:rPr>
        <w:t xml:space="preserve"> its contribution to the model by enabling a cross-cultural comparison of differential parental effect. </w:t>
      </w:r>
      <w:r w:rsidR="00FF004F">
        <w:rPr>
          <w:color w:val="000000"/>
          <w:highlight w:val="white"/>
        </w:rPr>
        <w:t xml:space="preserve">Furthermore, </w:t>
      </w:r>
      <w:r w:rsidR="00C257C6">
        <w:rPr>
          <w:rFonts w:hint="cs"/>
          <w:color w:val="000000"/>
          <w:highlight w:val="white"/>
        </w:rPr>
        <w:t>sex</w:t>
      </w:r>
      <w:r w:rsidR="00C257C6">
        <w:rPr>
          <w:color w:val="000000"/>
          <w:highlight w:val="white"/>
        </w:rPr>
        <w:t xml:space="preserve"> </w:t>
      </w:r>
      <w:r w:rsidR="00C257C6">
        <w:rPr>
          <w:rFonts w:hint="cs"/>
          <w:color w:val="000000"/>
          <w:highlight w:val="white"/>
        </w:rPr>
        <w:t>differences in cultural transmission can be examined using our extended mode</w:t>
      </w:r>
      <w:r w:rsidR="00C257C6">
        <w:rPr>
          <w:rFonts w:hint="cs"/>
          <w:color w:val="000000"/>
          <w:highlight w:val="white"/>
          <w:rtl/>
        </w:rPr>
        <w:t>l</w:t>
      </w:r>
      <w:r w:rsidR="00FF004F">
        <w:rPr>
          <w:color w:val="000000"/>
          <w:highlight w:val="white"/>
        </w:rPr>
        <w:t xml:space="preserve">. </w:t>
      </w:r>
      <w:r w:rsidR="00D86F72" w:rsidRPr="00EF21D5">
        <w:rPr>
          <w:color w:val="000000"/>
          <w:highlight w:val="white"/>
        </w:rPr>
        <w:t>A more rigorous investigation can also incorporate testing</w:t>
      </w:r>
      <w:r w:rsidR="00C257C6">
        <w:rPr>
          <w:color w:val="000000"/>
          <w:highlight w:val="white"/>
        </w:rPr>
        <w:t xml:space="preserve"> </w:t>
      </w:r>
      <w:r w:rsidR="00D86F72" w:rsidRPr="00EF21D5">
        <w:rPr>
          <w:color w:val="000000"/>
          <w:highlight w:val="white"/>
        </w:rPr>
        <w:t>different tasks requi</w:t>
      </w:r>
      <w:r w:rsidR="00C257C6">
        <w:rPr>
          <w:color w:val="000000"/>
          <w:highlight w:val="white"/>
        </w:rPr>
        <w:t>ring</w:t>
      </w:r>
      <w:r w:rsidR="00D86F72" w:rsidRPr="00EF21D5">
        <w:rPr>
          <w:color w:val="000000"/>
          <w:highlight w:val="white"/>
        </w:rPr>
        <w:t xml:space="preserve"> hands to empirically ascertain the extent to which handedness is culturally and genetically transmitted</w:t>
      </w:r>
      <w:r w:rsidR="00C257C6">
        <w:rPr>
          <w:color w:val="000000"/>
          <w:highlight w:val="white"/>
        </w:rPr>
        <w:t>,</w:t>
      </w:r>
      <w:r w:rsidR="00D86F72" w:rsidRPr="00EF21D5">
        <w:rPr>
          <w:color w:val="000000"/>
          <w:highlight w:val="white"/>
        </w:rPr>
        <w:t xml:space="preserve"> depending on the context.</w:t>
      </w:r>
      <w:r w:rsidR="00900AD9">
        <w:rPr>
          <w:color w:val="000000"/>
          <w:highlight w:val="white"/>
        </w:rPr>
        <w:t xml:space="preserve"> </w:t>
      </w:r>
      <w:r w:rsidR="00D86F72" w:rsidRPr="00EF21D5">
        <w:rPr>
          <w:color w:val="000000"/>
          <w:highlight w:val="white"/>
        </w:rPr>
        <w:t xml:space="preserve">Moreover, testing both </w:t>
      </w:r>
      <w:r w:rsidR="00D86F72" w:rsidRPr="00EF21D5">
        <w:rPr>
          <w:i/>
          <w:color w:val="000000"/>
          <w:highlight w:val="white"/>
        </w:rPr>
        <w:t>hand preference</w:t>
      </w:r>
      <w:r w:rsidR="00D86F72" w:rsidRPr="00EF21D5">
        <w:rPr>
          <w:color w:val="000000"/>
          <w:highlight w:val="white"/>
        </w:rPr>
        <w:t xml:space="preserve"> and </w:t>
      </w:r>
      <w:r w:rsidR="00D86F72" w:rsidRPr="00EF21D5">
        <w:rPr>
          <w:i/>
          <w:color w:val="000000"/>
          <w:highlight w:val="white"/>
        </w:rPr>
        <w:t>hand performance</w:t>
      </w:r>
      <w:r w:rsidR="00D86F72" w:rsidRPr="00EF21D5">
        <w:rPr>
          <w:color w:val="000000"/>
          <w:highlight w:val="white"/>
        </w:rPr>
        <w:t xml:space="preserve"> data could shed light on the nature vs. nurture aspects of each. Whether handedness is a facultative or an obligatory trait is one of the core issues in the field, and using the updated analysis on cross-cultural data and various tasks can shed light on this matter. </w:t>
      </w:r>
    </w:p>
    <w:p w14:paraId="5B803CAE" w14:textId="3711F07B" w:rsidR="00D86F72" w:rsidRPr="00EF21D5" w:rsidRDefault="00D86F72" w:rsidP="006332EB">
      <w:pPr>
        <w:rPr>
          <w:highlight w:val="white"/>
        </w:rPr>
      </w:pPr>
      <w:r w:rsidRPr="00EF21D5">
        <w:rPr>
          <w:highlight w:val="white"/>
        </w:rPr>
        <w:t xml:space="preserve">Finally, future work can compare the model in this study to other influential models in the field, e.g., McManus (1985) and Annett (1972). These models were revised by their authors in the decades following their publication </w:t>
      </w:r>
      <w:r w:rsidRPr="00EF21D5">
        <w:t>(Annett, 2002; McManus &amp; Bryden, 1992)</w:t>
      </w:r>
      <w:r w:rsidRPr="00EF21D5">
        <w:rPr>
          <w:highlight w:val="white"/>
        </w:rPr>
        <w:t xml:space="preserve">, but updated </w:t>
      </w:r>
      <w:r w:rsidR="00C257C6">
        <w:rPr>
          <w:highlight w:val="white"/>
        </w:rPr>
        <w:t>analysis protocol</w:t>
      </w:r>
      <w:r w:rsidRPr="00EF21D5">
        <w:rPr>
          <w:highlight w:val="white"/>
        </w:rPr>
        <w:t xml:space="preserve">s were not published. Given the difficulties </w:t>
      </w:r>
      <w:r w:rsidR="000A73CC">
        <w:rPr>
          <w:highlight w:val="white"/>
          <w:lang w:val="en-US"/>
        </w:rPr>
        <w:t>we</w:t>
      </w:r>
      <w:r w:rsidRPr="00EF21D5">
        <w:rPr>
          <w:highlight w:val="white"/>
        </w:rPr>
        <w:t xml:space="preserve"> encountered in the </w:t>
      </w:r>
      <w:r w:rsidRPr="00EF21D5">
        <w:rPr>
          <w:highlight w:val="white"/>
        </w:rPr>
        <w:lastRenderedPageBreak/>
        <w:t>reproduction described here, it is possible that similar reproducibility gaps also exist in other studies. Reproducing these studies</w:t>
      </w:r>
      <w:r w:rsidR="00F81B1B">
        <w:rPr>
          <w:highlight w:val="white"/>
        </w:rPr>
        <w:t>, such as the one presented here,</w:t>
      </w:r>
      <w:r w:rsidR="00C257C6">
        <w:rPr>
          <w:highlight w:val="white"/>
        </w:rPr>
        <w:t xml:space="preserve"> when seeking to produce an updated and accessible analysis implementation will facilit</w:t>
      </w:r>
      <w:r w:rsidR="006332EB">
        <w:rPr>
          <w:highlight w:val="white"/>
        </w:rPr>
        <w:t>ate</w:t>
      </w:r>
      <w:r w:rsidRPr="00EF21D5">
        <w:rPr>
          <w:highlight w:val="white"/>
        </w:rPr>
        <w:t xml:space="preserve"> an empirical comparison of the</w:t>
      </w:r>
      <w:r w:rsidR="006332EB">
        <w:rPr>
          <w:highlight w:val="white"/>
        </w:rPr>
        <w:t xml:space="preserve"> different models</w:t>
      </w:r>
      <w:r w:rsidRPr="00EF21D5">
        <w:rPr>
          <w:highlight w:val="white"/>
        </w:rPr>
        <w:t>. This will constitute a milestone in the ongoing debate on the origins of human handedness.</w:t>
      </w:r>
    </w:p>
    <w:p w14:paraId="5C8A8B53" w14:textId="33D525FA" w:rsidR="00CA52DA" w:rsidRPr="00545D3D" w:rsidRDefault="00CA52DA" w:rsidP="00CB5F62">
      <w:pPr>
        <w:pStyle w:val="Heading1"/>
        <w:rPr>
          <w:rFonts w:asciiTheme="minorHAnsi" w:hAnsiTheme="minorHAnsi"/>
        </w:rPr>
      </w:pPr>
      <w:r w:rsidRPr="00545D3D">
        <w:rPr>
          <w:rFonts w:asciiTheme="minorHAnsi" w:hAnsiTheme="minorHAnsi"/>
        </w:rPr>
        <w:t>Acknowledgments</w:t>
      </w:r>
    </w:p>
    <w:p w14:paraId="048F4CA5" w14:textId="17F5967A" w:rsidR="00CA52DA" w:rsidRPr="00545D3D" w:rsidRDefault="00C62D41" w:rsidP="00CB5F62">
      <w:pPr>
        <w:rPr>
          <w:rFonts w:eastAsiaTheme="majorEastAsia"/>
          <w:color w:val="000000" w:themeColor="text1"/>
          <w:lang w:val="en-US"/>
        </w:rPr>
      </w:pPr>
      <w:r w:rsidRPr="00545D3D">
        <w:t>We thank Uri Obolski</w:t>
      </w:r>
      <w:r w:rsidR="003709CE" w:rsidRPr="00545D3D">
        <w:t>, Marc Feldman</w:t>
      </w:r>
      <w:r w:rsidR="00F81B1B" w:rsidRPr="00545D3D">
        <w:t>, and Tal Simon for discussions and comments. This work was partly supported by the John Templeton Foundation (YR 61809) and Minerva Stiftung Center for Lab Evolution (YR) and by fellowships from the Edmond J. Safra Center for Bioinformatics at Tel-Aviv University (N.B.N) and</w:t>
      </w:r>
      <w:r w:rsidR="00B63742" w:rsidRPr="00545D3D">
        <w:t xml:space="preserve"> the AI and Data Science Center at Tel-Aviv University (NBN).</w:t>
      </w:r>
    </w:p>
    <w:p w14:paraId="49D28BAD" w14:textId="2D6720BA" w:rsidR="00FF49A6" w:rsidRDefault="00CA52DA" w:rsidP="00CB5F62">
      <w:pPr>
        <w:pStyle w:val="Heading1"/>
      </w:pPr>
      <w:r>
        <w:t>References</w:t>
      </w:r>
    </w:p>
    <w:p w14:paraId="3AA9CA8A"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(1964). A Model of the Inheritance of Handedness and Cerebral Dominance. </w:t>
      </w:r>
      <w:r w:rsidRPr="006D0EC3">
        <w:rPr>
          <w:rFonts w:ascii="Calibri" w:hAnsi="Calibri" w:cs="Calibri"/>
          <w:i/>
          <w:kern w:val="0"/>
          <w14:ligatures w14:val="none"/>
        </w:rPr>
        <w:t>Nature</w:t>
      </w:r>
      <w:r w:rsidRPr="006D0EC3">
        <w:rPr>
          <w:rFonts w:ascii="Calibri" w:hAnsi="Calibri" w:cs="Calibri"/>
          <w:kern w:val="0"/>
          <w14:ligatures w14:val="none"/>
        </w:rPr>
        <w:t xml:space="preserve">, </w:t>
      </w:r>
      <w:r w:rsidRPr="006D0EC3">
        <w:rPr>
          <w:rFonts w:ascii="Calibri" w:hAnsi="Calibri" w:cs="Calibri"/>
          <w:i/>
          <w:kern w:val="0"/>
          <w14:ligatures w14:val="none"/>
        </w:rPr>
        <w:t>204</w:t>
      </w:r>
      <w:r w:rsidRPr="006D0EC3">
        <w:rPr>
          <w:rFonts w:ascii="Calibri" w:hAnsi="Calibri" w:cs="Calibri"/>
          <w:kern w:val="0"/>
          <w14:ligatures w14:val="none"/>
        </w:rPr>
        <w:t>(4953), 59–60. https://doi.org/10.1038/204059a0</w:t>
      </w:r>
    </w:p>
    <w:p w14:paraId="1ECBDD63"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(1970). A classification of hand preference by association analysis. </w:t>
      </w:r>
      <w:r w:rsidRPr="006D0EC3">
        <w:rPr>
          <w:rFonts w:ascii="Calibri" w:hAnsi="Calibri" w:cs="Calibri"/>
          <w:i/>
          <w:kern w:val="0"/>
          <w14:ligatures w14:val="none"/>
        </w:rPr>
        <w:t>British Journal of Psychology</w:t>
      </w:r>
      <w:r w:rsidRPr="006D0EC3">
        <w:rPr>
          <w:rFonts w:ascii="Calibri" w:hAnsi="Calibri" w:cs="Calibri"/>
          <w:kern w:val="0"/>
          <w14:ligatures w14:val="none"/>
        </w:rPr>
        <w:t xml:space="preserve">, </w:t>
      </w:r>
      <w:r w:rsidRPr="006D0EC3">
        <w:rPr>
          <w:rFonts w:ascii="Calibri" w:hAnsi="Calibri" w:cs="Calibri"/>
          <w:i/>
          <w:kern w:val="0"/>
          <w14:ligatures w14:val="none"/>
        </w:rPr>
        <w:t>61</w:t>
      </w:r>
      <w:r w:rsidRPr="006D0EC3">
        <w:rPr>
          <w:rFonts w:ascii="Calibri" w:hAnsi="Calibri" w:cs="Calibri"/>
          <w:kern w:val="0"/>
          <w14:ligatures w14:val="none"/>
        </w:rPr>
        <w:t>(3), 303–321. https://doi.org/10.1111/j.2044-8295.1970.tb01248.x</w:t>
      </w:r>
    </w:p>
    <w:p w14:paraId="0DF8DCD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(1972). The distribution of manual asymmetry‏. </w:t>
      </w:r>
      <w:r w:rsidRPr="006D0EC3">
        <w:rPr>
          <w:rFonts w:ascii="Calibri" w:hAnsi="Calibri" w:cs="Calibri"/>
          <w:i/>
          <w:kern w:val="0"/>
          <w14:ligatures w14:val="none"/>
        </w:rPr>
        <w:t>British Journal of Psychology</w:t>
      </w:r>
      <w:r w:rsidRPr="006D0EC3">
        <w:rPr>
          <w:rFonts w:ascii="Calibri" w:hAnsi="Calibri" w:cs="Calibri"/>
          <w:kern w:val="0"/>
          <w14:ligatures w14:val="none"/>
        </w:rPr>
        <w:t xml:space="preserve">, </w:t>
      </w:r>
      <w:r w:rsidRPr="006D0EC3">
        <w:rPr>
          <w:rFonts w:ascii="Calibri" w:hAnsi="Calibri" w:cs="Calibri"/>
          <w:i/>
          <w:kern w:val="0"/>
          <w14:ligatures w14:val="none"/>
        </w:rPr>
        <w:t>63</w:t>
      </w:r>
      <w:r w:rsidRPr="006D0EC3">
        <w:rPr>
          <w:rFonts w:ascii="Calibri" w:hAnsi="Calibri" w:cs="Calibri"/>
          <w:kern w:val="0"/>
          <w14:ligatures w14:val="none"/>
        </w:rPr>
        <w:t>(3), 343–358. https://doi.org/10.1111/j.2044-8295.1972.tb01282.x</w:t>
      </w:r>
    </w:p>
    <w:p w14:paraId="1F3D98C0"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(1975). Hand Preference and the Laterality of Cerebral Speech. </w:t>
      </w:r>
      <w:r w:rsidRPr="006D0EC3">
        <w:rPr>
          <w:rFonts w:ascii="Calibri" w:hAnsi="Calibri" w:cs="Calibri"/>
          <w:i/>
          <w:kern w:val="0"/>
          <w14:ligatures w14:val="none"/>
        </w:rPr>
        <w:t>Cortex</w:t>
      </w:r>
      <w:r w:rsidRPr="006D0EC3">
        <w:rPr>
          <w:rFonts w:ascii="Calibri" w:hAnsi="Calibri" w:cs="Calibri"/>
          <w:kern w:val="0"/>
          <w14:ligatures w14:val="none"/>
        </w:rPr>
        <w:t xml:space="preserve">, </w:t>
      </w:r>
      <w:r w:rsidRPr="006D0EC3">
        <w:rPr>
          <w:rFonts w:ascii="Calibri" w:hAnsi="Calibri" w:cs="Calibri"/>
          <w:i/>
          <w:kern w:val="0"/>
          <w14:ligatures w14:val="none"/>
        </w:rPr>
        <w:t>11</w:t>
      </w:r>
      <w:r w:rsidRPr="006D0EC3">
        <w:rPr>
          <w:rFonts w:ascii="Calibri" w:hAnsi="Calibri" w:cs="Calibri"/>
          <w:kern w:val="0"/>
          <w14:ligatures w14:val="none"/>
        </w:rPr>
        <w:t>(4), 305–328. https://doi.org/10.1016/S0010-9452(75)80024-4</w:t>
      </w:r>
    </w:p>
    <w:p w14:paraId="1919B367" w14:textId="3666FCA6"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(1978). </w:t>
      </w:r>
      <w:r w:rsidRPr="006D0EC3">
        <w:rPr>
          <w:rFonts w:ascii="Calibri" w:hAnsi="Calibri" w:cs="Calibri"/>
          <w:i/>
          <w:kern w:val="0"/>
          <w14:ligatures w14:val="none"/>
        </w:rPr>
        <w:t>A single gene explanation of right and left</w:t>
      </w:r>
      <w:r w:rsidR="00F81B1B">
        <w:rPr>
          <w:rFonts w:ascii="Calibri" w:hAnsi="Calibri" w:cs="Calibri"/>
          <w:i/>
          <w:kern w:val="0"/>
          <w14:ligatures w14:val="none"/>
        </w:rPr>
        <w:t>-</w:t>
      </w:r>
      <w:r w:rsidRPr="006D0EC3">
        <w:rPr>
          <w:rFonts w:ascii="Calibri" w:hAnsi="Calibri" w:cs="Calibri"/>
          <w:i/>
          <w:kern w:val="0"/>
          <w14:ligatures w14:val="none"/>
        </w:rPr>
        <w:t>handedness and brainedness</w:t>
      </w:r>
      <w:r w:rsidRPr="006D0EC3">
        <w:rPr>
          <w:rFonts w:ascii="Calibri" w:hAnsi="Calibri" w:cs="Calibri"/>
          <w:kern w:val="0"/>
          <w14:ligatures w14:val="none"/>
        </w:rPr>
        <w:t>. Lanchester Polytechnic.</w:t>
      </w:r>
    </w:p>
    <w:p w14:paraId="0A042BFF"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(1985). </w:t>
      </w:r>
      <w:r w:rsidRPr="006D0EC3">
        <w:rPr>
          <w:rFonts w:ascii="Calibri" w:hAnsi="Calibri" w:cs="Calibri"/>
          <w:i/>
          <w:kern w:val="0"/>
          <w14:ligatures w14:val="none"/>
        </w:rPr>
        <w:t>Left, right, hand and brain : the right shift theory</w:t>
      </w:r>
      <w:r w:rsidRPr="006D0EC3">
        <w:rPr>
          <w:rFonts w:ascii="Calibri" w:hAnsi="Calibri" w:cs="Calibri"/>
          <w:kern w:val="0"/>
          <w14:ligatures w14:val="none"/>
        </w:rPr>
        <w:t>. Lawrence Erlbaum Associates.</w:t>
      </w:r>
    </w:p>
    <w:p w14:paraId="5D18843E"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lastRenderedPageBreak/>
        <w:t xml:space="preserve">Annett, M. (1992). Five Tests of Hand Skill. </w:t>
      </w:r>
      <w:r w:rsidRPr="006D0EC3">
        <w:rPr>
          <w:rFonts w:ascii="Calibri" w:hAnsi="Calibri" w:cs="Calibri"/>
          <w:i/>
          <w:kern w:val="0"/>
          <w14:ligatures w14:val="none"/>
        </w:rPr>
        <w:t>Cortex</w:t>
      </w:r>
      <w:r w:rsidRPr="006D0EC3">
        <w:rPr>
          <w:rFonts w:ascii="Calibri" w:hAnsi="Calibri" w:cs="Calibri"/>
          <w:kern w:val="0"/>
          <w14:ligatures w14:val="none"/>
        </w:rPr>
        <w:t xml:space="preserve">, </w:t>
      </w:r>
      <w:r w:rsidRPr="006D0EC3">
        <w:rPr>
          <w:rFonts w:ascii="Calibri" w:hAnsi="Calibri" w:cs="Calibri"/>
          <w:i/>
          <w:kern w:val="0"/>
          <w14:ligatures w14:val="none"/>
        </w:rPr>
        <w:t>28</w:t>
      </w:r>
      <w:r w:rsidRPr="006D0EC3">
        <w:rPr>
          <w:rFonts w:ascii="Calibri" w:hAnsi="Calibri" w:cs="Calibri"/>
          <w:kern w:val="0"/>
          <w14:ligatures w14:val="none"/>
        </w:rPr>
        <w:t>(4), 583–600. https://doi.org/10.1016/S0010-9452(13)80229-8</w:t>
      </w:r>
    </w:p>
    <w:p w14:paraId="1096179E"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(1994). Handedness as a continuous variable with dextral shift: Sex, generation, and family handedness in subgroups of left- and right-handers. </w:t>
      </w:r>
      <w:r w:rsidRPr="006D0EC3">
        <w:rPr>
          <w:rFonts w:ascii="Calibri" w:hAnsi="Calibri" w:cs="Calibri"/>
          <w:i/>
          <w:kern w:val="0"/>
          <w14:ligatures w14:val="none"/>
        </w:rPr>
        <w:t>Behavior Genetics</w:t>
      </w:r>
      <w:r w:rsidRPr="006D0EC3">
        <w:rPr>
          <w:rFonts w:ascii="Calibri" w:hAnsi="Calibri" w:cs="Calibri"/>
          <w:kern w:val="0"/>
          <w14:ligatures w14:val="none"/>
        </w:rPr>
        <w:t xml:space="preserve">, </w:t>
      </w:r>
      <w:r w:rsidRPr="006D0EC3">
        <w:rPr>
          <w:rFonts w:ascii="Calibri" w:hAnsi="Calibri" w:cs="Calibri"/>
          <w:i/>
          <w:kern w:val="0"/>
          <w14:ligatures w14:val="none"/>
        </w:rPr>
        <w:t>24</w:t>
      </w:r>
      <w:r w:rsidRPr="006D0EC3">
        <w:rPr>
          <w:rFonts w:ascii="Calibri" w:hAnsi="Calibri" w:cs="Calibri"/>
          <w:kern w:val="0"/>
          <w14:ligatures w14:val="none"/>
        </w:rPr>
        <w:t>(1), 51–63. https://doi.org/10.1007/BF01067928</w:t>
      </w:r>
    </w:p>
    <w:p w14:paraId="6914BAC0"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(1995). The right shift theory of a genetic balanced polymorphism for cerebral dominance and cognitive processing. </w:t>
      </w:r>
      <w:r w:rsidRPr="006D0EC3">
        <w:rPr>
          <w:rFonts w:ascii="Calibri" w:hAnsi="Calibri" w:cs="Calibri"/>
          <w:i/>
          <w:kern w:val="0"/>
          <w14:ligatures w14:val="none"/>
        </w:rPr>
        <w:t>Current Psychology of Cognition</w:t>
      </w:r>
      <w:r w:rsidRPr="006D0EC3">
        <w:rPr>
          <w:rFonts w:ascii="Calibri" w:hAnsi="Calibri" w:cs="Calibri"/>
          <w:kern w:val="0"/>
          <w14:ligatures w14:val="none"/>
        </w:rPr>
        <w:t xml:space="preserve">, </w:t>
      </w:r>
      <w:r w:rsidRPr="006D0EC3">
        <w:rPr>
          <w:rFonts w:ascii="Calibri" w:hAnsi="Calibri" w:cs="Calibri"/>
          <w:i/>
          <w:kern w:val="0"/>
          <w14:ligatures w14:val="none"/>
        </w:rPr>
        <w:t>14</w:t>
      </w:r>
      <w:r w:rsidRPr="006D0EC3">
        <w:rPr>
          <w:rFonts w:ascii="Calibri" w:hAnsi="Calibri" w:cs="Calibri"/>
          <w:kern w:val="0"/>
          <w14:ligatures w14:val="none"/>
        </w:rPr>
        <w:t>, 427–480.</w:t>
      </w:r>
    </w:p>
    <w:p w14:paraId="5B4D33F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(1999). Left-Handedness as a Function of Sex, Maternal Versus Paternal Inheritance, and Report Bias. </w:t>
      </w:r>
      <w:r w:rsidRPr="006D0EC3">
        <w:rPr>
          <w:rFonts w:ascii="Calibri" w:hAnsi="Calibri" w:cs="Calibri"/>
          <w:i/>
          <w:kern w:val="0"/>
          <w14:ligatures w14:val="none"/>
        </w:rPr>
        <w:t>Behavior Genetics</w:t>
      </w:r>
      <w:r w:rsidRPr="006D0EC3">
        <w:rPr>
          <w:rFonts w:ascii="Calibri" w:hAnsi="Calibri" w:cs="Calibri"/>
          <w:kern w:val="0"/>
          <w14:ligatures w14:val="none"/>
        </w:rPr>
        <w:t xml:space="preserve">, </w:t>
      </w:r>
      <w:r w:rsidRPr="006D0EC3">
        <w:rPr>
          <w:rFonts w:ascii="Calibri" w:hAnsi="Calibri" w:cs="Calibri"/>
          <w:i/>
          <w:kern w:val="0"/>
          <w14:ligatures w14:val="none"/>
        </w:rPr>
        <w:t>29</w:t>
      </w:r>
      <w:r w:rsidRPr="006D0EC3">
        <w:rPr>
          <w:rFonts w:ascii="Calibri" w:hAnsi="Calibri" w:cs="Calibri"/>
          <w:kern w:val="0"/>
          <w14:ligatures w14:val="none"/>
        </w:rPr>
        <w:t>(2), 103–114. https://doi.org/10.1023/A:1021608522152</w:t>
      </w:r>
    </w:p>
    <w:p w14:paraId="3BD03B64"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Annett, M. (2002). </w:t>
      </w:r>
      <w:r w:rsidRPr="006D0EC3">
        <w:rPr>
          <w:rFonts w:ascii="Calibri" w:hAnsi="Calibri" w:cs="Calibri"/>
          <w:i/>
          <w:kern w:val="0"/>
          <w14:ligatures w14:val="none"/>
        </w:rPr>
        <w:t>Handedness and brain asymmetry : the right shift theory</w:t>
      </w:r>
      <w:r w:rsidRPr="006D0EC3">
        <w:rPr>
          <w:rFonts w:ascii="Calibri" w:hAnsi="Calibri" w:cs="Calibri"/>
          <w:kern w:val="0"/>
          <w14:ligatures w14:val="none"/>
        </w:rPr>
        <w:t>. Psychology Press.</w:t>
      </w:r>
    </w:p>
    <w:p w14:paraId="3E8333EF"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Badzakova-Trajkov, G., Häberling, I. S., Roberts, R. P., &amp; Corballis, M. C. (2010). Cerebral asymmetries: Complementary and independent processes. </w:t>
      </w:r>
      <w:r w:rsidRPr="006D0EC3">
        <w:rPr>
          <w:rFonts w:ascii="Calibri" w:hAnsi="Calibri" w:cs="Calibri"/>
          <w:i/>
          <w:kern w:val="0"/>
          <w14:ligatures w14:val="none"/>
        </w:rPr>
        <w:t>PLoS ONE</w:t>
      </w:r>
      <w:r w:rsidRPr="006D0EC3">
        <w:rPr>
          <w:rFonts w:ascii="Calibri" w:hAnsi="Calibri" w:cs="Calibri"/>
          <w:kern w:val="0"/>
          <w14:ligatures w14:val="none"/>
        </w:rPr>
        <w:t xml:space="preserve">, </w:t>
      </w:r>
      <w:r w:rsidRPr="006D0EC3">
        <w:rPr>
          <w:rFonts w:ascii="Calibri" w:hAnsi="Calibri" w:cs="Calibri"/>
          <w:i/>
          <w:kern w:val="0"/>
          <w14:ligatures w14:val="none"/>
        </w:rPr>
        <w:t>5</w:t>
      </w:r>
      <w:r w:rsidRPr="006D0EC3">
        <w:rPr>
          <w:rFonts w:ascii="Calibri" w:hAnsi="Calibri" w:cs="Calibri"/>
          <w:kern w:val="0"/>
          <w14:ligatures w14:val="none"/>
        </w:rPr>
        <w:t>(3). https://doi.org/10.1371/journal.pone.0009682</w:t>
      </w:r>
    </w:p>
    <w:p w14:paraId="4A6C320A"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Berker, E. A., Berker, A. H., &amp; Smith, A. (1986). Translation of Broca’s 1865 Report: Localization of Speech in the Third Left Frontal Convolution. </w:t>
      </w:r>
      <w:r w:rsidRPr="006D0EC3">
        <w:rPr>
          <w:rFonts w:ascii="Calibri" w:hAnsi="Calibri" w:cs="Calibri"/>
          <w:i/>
          <w:kern w:val="0"/>
          <w14:ligatures w14:val="none"/>
        </w:rPr>
        <w:t>Archives of Neurology</w:t>
      </w:r>
      <w:r w:rsidRPr="006D0EC3">
        <w:rPr>
          <w:rFonts w:ascii="Calibri" w:hAnsi="Calibri" w:cs="Calibri"/>
          <w:kern w:val="0"/>
          <w14:ligatures w14:val="none"/>
        </w:rPr>
        <w:t xml:space="preserve">, </w:t>
      </w:r>
      <w:r w:rsidRPr="006D0EC3">
        <w:rPr>
          <w:rFonts w:ascii="Calibri" w:hAnsi="Calibri" w:cs="Calibri"/>
          <w:i/>
          <w:kern w:val="0"/>
          <w14:ligatures w14:val="none"/>
        </w:rPr>
        <w:t>43</w:t>
      </w:r>
      <w:r w:rsidRPr="006D0EC3">
        <w:rPr>
          <w:rFonts w:ascii="Calibri" w:hAnsi="Calibri" w:cs="Calibri"/>
          <w:kern w:val="0"/>
          <w14:ligatures w14:val="none"/>
        </w:rPr>
        <w:t>(10), 1065–1072. https://doi.org/10.1001/archneur.1986.00520100069017</w:t>
      </w:r>
    </w:p>
    <w:p w14:paraId="33C877C9"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Beukelaar, L. J., &amp; Kroonenberg, P. M. (1986). Changes over time in the relationship between hand preference and writing hand among left-handers. </w:t>
      </w:r>
      <w:r w:rsidRPr="006D0EC3">
        <w:rPr>
          <w:rFonts w:ascii="Calibri" w:hAnsi="Calibri" w:cs="Calibri"/>
          <w:i/>
          <w:kern w:val="0"/>
          <w14:ligatures w14:val="none"/>
        </w:rPr>
        <w:t>Neuropsychologia</w:t>
      </w:r>
      <w:r w:rsidRPr="006D0EC3">
        <w:rPr>
          <w:rFonts w:ascii="Calibri" w:hAnsi="Calibri" w:cs="Calibri"/>
          <w:kern w:val="0"/>
          <w14:ligatures w14:val="none"/>
        </w:rPr>
        <w:t xml:space="preserve">, </w:t>
      </w:r>
      <w:r w:rsidRPr="006D0EC3">
        <w:rPr>
          <w:rFonts w:ascii="Calibri" w:hAnsi="Calibri" w:cs="Calibri"/>
          <w:i/>
          <w:kern w:val="0"/>
          <w14:ligatures w14:val="none"/>
        </w:rPr>
        <w:t>24</w:t>
      </w:r>
      <w:r w:rsidRPr="006D0EC3">
        <w:rPr>
          <w:rFonts w:ascii="Calibri" w:hAnsi="Calibri" w:cs="Calibri"/>
          <w:kern w:val="0"/>
          <w14:ligatures w14:val="none"/>
        </w:rPr>
        <w:t>(2), 301–303. https://doi.org/10.1016/0028-3932(86)90066-7</w:t>
      </w:r>
    </w:p>
    <w:p w14:paraId="2CA81ECE"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Bishop, D. V. M. (2013). Cerebral asymmetry and language development: Cause, correlate, or consequence? </w:t>
      </w:r>
      <w:r w:rsidRPr="006D0EC3">
        <w:rPr>
          <w:rFonts w:ascii="Calibri" w:hAnsi="Calibri" w:cs="Calibri"/>
          <w:i/>
          <w:kern w:val="0"/>
          <w14:ligatures w14:val="none"/>
        </w:rPr>
        <w:t>Science</w:t>
      </w:r>
      <w:r w:rsidRPr="006D0EC3">
        <w:rPr>
          <w:rFonts w:ascii="Calibri" w:hAnsi="Calibri" w:cs="Calibri"/>
          <w:kern w:val="0"/>
          <w14:ligatures w14:val="none"/>
        </w:rPr>
        <w:t xml:space="preserve">, </w:t>
      </w:r>
      <w:r w:rsidRPr="006D0EC3">
        <w:rPr>
          <w:rFonts w:ascii="Calibri" w:hAnsi="Calibri" w:cs="Calibri"/>
          <w:i/>
          <w:kern w:val="0"/>
          <w14:ligatures w14:val="none"/>
        </w:rPr>
        <w:t>340</w:t>
      </w:r>
      <w:r w:rsidRPr="006D0EC3">
        <w:rPr>
          <w:rFonts w:ascii="Calibri" w:hAnsi="Calibri" w:cs="Calibri"/>
          <w:kern w:val="0"/>
          <w14:ligatures w14:val="none"/>
        </w:rPr>
        <w:t>(6138). https://doi.org/10.1126/science.1230531</w:t>
      </w:r>
    </w:p>
    <w:p w14:paraId="48B294EF"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Brackenridge, C. J. (1981). Secular variation in handedness over ninety years. </w:t>
      </w:r>
      <w:r w:rsidRPr="006D0EC3">
        <w:rPr>
          <w:rFonts w:ascii="Calibri" w:hAnsi="Calibri" w:cs="Calibri"/>
          <w:i/>
          <w:kern w:val="0"/>
          <w14:ligatures w14:val="none"/>
        </w:rPr>
        <w:t>Neuropsychologia</w:t>
      </w:r>
      <w:r w:rsidRPr="006D0EC3">
        <w:rPr>
          <w:rFonts w:ascii="Calibri" w:hAnsi="Calibri" w:cs="Calibri"/>
          <w:kern w:val="0"/>
          <w14:ligatures w14:val="none"/>
        </w:rPr>
        <w:t xml:space="preserve">, </w:t>
      </w:r>
      <w:r w:rsidRPr="006D0EC3">
        <w:rPr>
          <w:rFonts w:ascii="Calibri" w:hAnsi="Calibri" w:cs="Calibri"/>
          <w:i/>
          <w:kern w:val="0"/>
          <w14:ligatures w14:val="none"/>
        </w:rPr>
        <w:t>19</w:t>
      </w:r>
      <w:r w:rsidRPr="006D0EC3">
        <w:rPr>
          <w:rFonts w:ascii="Calibri" w:hAnsi="Calibri" w:cs="Calibri"/>
          <w:kern w:val="0"/>
          <w14:ligatures w14:val="none"/>
        </w:rPr>
        <w:t>(3), 459–462. https://doi.org/10.1016/0028-3932(81)90076-2</w:t>
      </w:r>
    </w:p>
    <w:p w14:paraId="06087556"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Broca, P. (1865). Sur le siège de la faculté du langage articulé. </w:t>
      </w:r>
      <w:r w:rsidRPr="006D0EC3">
        <w:rPr>
          <w:rFonts w:ascii="Calibri" w:hAnsi="Calibri" w:cs="Calibri"/>
          <w:i/>
          <w:kern w:val="0"/>
          <w14:ligatures w14:val="none"/>
        </w:rPr>
        <w:t>Bulletins de La Société d’anthropologie de Paris</w:t>
      </w:r>
      <w:r w:rsidRPr="006D0EC3">
        <w:rPr>
          <w:rFonts w:ascii="Calibri" w:hAnsi="Calibri" w:cs="Calibri"/>
          <w:kern w:val="0"/>
          <w14:ligatures w14:val="none"/>
        </w:rPr>
        <w:t xml:space="preserve">, </w:t>
      </w:r>
      <w:r w:rsidRPr="006D0EC3">
        <w:rPr>
          <w:rFonts w:ascii="Calibri" w:hAnsi="Calibri" w:cs="Calibri"/>
          <w:i/>
          <w:kern w:val="0"/>
          <w14:ligatures w14:val="none"/>
        </w:rPr>
        <w:t>6</w:t>
      </w:r>
      <w:r w:rsidRPr="006D0EC3">
        <w:rPr>
          <w:rFonts w:ascii="Calibri" w:hAnsi="Calibri" w:cs="Calibri"/>
          <w:kern w:val="0"/>
          <w14:ligatures w14:val="none"/>
        </w:rPr>
        <w:t>(1), 377–393. https://doi.org/10.3406/bmsap.1865.9495</w:t>
      </w:r>
    </w:p>
    <w:p w14:paraId="0D8A15E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Brown, S., Roy, E., Rohr, L., &amp; Bryden, P. (2006). Using hand performance measures to predict handedness. </w:t>
      </w:r>
      <w:r w:rsidRPr="006D0EC3">
        <w:rPr>
          <w:rFonts w:ascii="Calibri" w:hAnsi="Calibri" w:cs="Calibri"/>
          <w:i/>
          <w:kern w:val="0"/>
          <w14:ligatures w14:val="none"/>
        </w:rPr>
        <w:t>Laterality: Asymmetries of Body, Brain and Cognition</w:t>
      </w:r>
      <w:r w:rsidRPr="006D0EC3">
        <w:rPr>
          <w:rFonts w:ascii="Calibri" w:hAnsi="Calibri" w:cs="Calibri"/>
          <w:kern w:val="0"/>
          <w14:ligatures w14:val="none"/>
        </w:rPr>
        <w:t xml:space="preserve">, </w:t>
      </w:r>
      <w:r w:rsidRPr="006D0EC3">
        <w:rPr>
          <w:rFonts w:ascii="Calibri" w:hAnsi="Calibri" w:cs="Calibri"/>
          <w:i/>
          <w:kern w:val="0"/>
          <w14:ligatures w14:val="none"/>
        </w:rPr>
        <w:t>11</w:t>
      </w:r>
      <w:r w:rsidRPr="006D0EC3">
        <w:rPr>
          <w:rFonts w:ascii="Calibri" w:hAnsi="Calibri" w:cs="Calibri"/>
          <w:kern w:val="0"/>
          <w14:ligatures w14:val="none"/>
        </w:rPr>
        <w:t>(1), 1–14. https://doi.org/10.1080/1357650054200000440</w:t>
      </w:r>
    </w:p>
    <w:p w14:paraId="0577C2A0"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lastRenderedPageBreak/>
        <w:t xml:space="preserve">Bryden, M. P. (1977). Measuring handedness with questionnaires. </w:t>
      </w:r>
      <w:r w:rsidRPr="006D0EC3">
        <w:rPr>
          <w:rFonts w:ascii="Calibri" w:hAnsi="Calibri" w:cs="Calibri"/>
          <w:i/>
          <w:kern w:val="0"/>
          <w14:ligatures w14:val="none"/>
        </w:rPr>
        <w:t>Neuropsychologia</w:t>
      </w:r>
      <w:r w:rsidRPr="006D0EC3">
        <w:rPr>
          <w:rFonts w:ascii="Calibri" w:hAnsi="Calibri" w:cs="Calibri"/>
          <w:kern w:val="0"/>
          <w14:ligatures w14:val="none"/>
        </w:rPr>
        <w:t xml:space="preserve">, </w:t>
      </w:r>
      <w:r w:rsidRPr="006D0EC3">
        <w:rPr>
          <w:rFonts w:ascii="Calibri" w:hAnsi="Calibri" w:cs="Calibri"/>
          <w:i/>
          <w:kern w:val="0"/>
          <w14:ligatures w14:val="none"/>
        </w:rPr>
        <w:t>15</w:t>
      </w:r>
      <w:r w:rsidRPr="006D0EC3">
        <w:rPr>
          <w:rFonts w:ascii="Calibri" w:hAnsi="Calibri" w:cs="Calibri"/>
          <w:kern w:val="0"/>
          <w14:ligatures w14:val="none"/>
        </w:rPr>
        <w:t>(4–5), 617–624. https://doi.org/10.1016/0028-3932(77)90067-7</w:t>
      </w:r>
    </w:p>
    <w:p w14:paraId="5E7216F7" w14:textId="77777777" w:rsid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Corballis, M. C. (1991). </w:t>
      </w:r>
      <w:r w:rsidRPr="006D0EC3">
        <w:rPr>
          <w:rFonts w:ascii="Calibri" w:hAnsi="Calibri" w:cs="Calibri"/>
          <w:i/>
          <w:kern w:val="0"/>
          <w14:ligatures w14:val="none"/>
        </w:rPr>
        <w:t>The lopsided ape evolution of the generative mind</w:t>
      </w:r>
      <w:r w:rsidRPr="006D0EC3">
        <w:rPr>
          <w:rFonts w:ascii="Calibri" w:hAnsi="Calibri" w:cs="Calibri"/>
          <w:kern w:val="0"/>
          <w14:ligatures w14:val="none"/>
        </w:rPr>
        <w:t xml:space="preserve"> [Book]. Oxford University Press.</w:t>
      </w:r>
    </w:p>
    <w:p w14:paraId="42E532ED" w14:textId="794E6288" w:rsidR="00BE27E7" w:rsidRPr="006D0EC3" w:rsidRDefault="00BE27E7" w:rsidP="006D0EC3">
      <w:pPr>
        <w:spacing w:before="0"/>
        <w:ind w:hanging="480"/>
        <w:jc w:val="left"/>
        <w:rPr>
          <w:rFonts w:ascii="Calibri" w:hAnsi="Calibri" w:cs="Calibri"/>
          <w:kern w:val="0"/>
          <w14:ligatures w14:val="none"/>
        </w:rPr>
      </w:pPr>
      <w:r w:rsidRPr="00BE27E7">
        <w:rPr>
          <w:rFonts w:ascii="Calibri" w:hAnsi="Calibri" w:cs="Calibri"/>
          <w:kern w:val="0"/>
          <w14:ligatures w14:val="none"/>
        </w:rPr>
        <w:t xml:space="preserve">Hunter, John D. </w:t>
      </w:r>
      <w:r>
        <w:rPr>
          <w:rFonts w:ascii="Calibri" w:hAnsi="Calibri" w:cs="Calibri"/>
          <w:kern w:val="0"/>
          <w14:ligatures w14:val="none"/>
        </w:rPr>
        <w:t xml:space="preserve">(2007) </w:t>
      </w:r>
      <w:r w:rsidRPr="00BE27E7">
        <w:rPr>
          <w:rFonts w:ascii="Calibri" w:hAnsi="Calibri" w:cs="Calibri"/>
          <w:kern w:val="0"/>
          <w14:ligatures w14:val="none"/>
        </w:rPr>
        <w:t>Matplotlib: A 2D Graphics Environment. Computing in Science &amp; Engineering 9, no. 3 (2007): 90–95. https://doi.org/10.1109/MCSE.2007.55.</w:t>
      </w:r>
    </w:p>
    <w:p w14:paraId="59E7ED54"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Janßen, J. P. (2004). Evaluation of Empirical Methods and Methodological Foundations of Human Left-Handedness. </w:t>
      </w:r>
      <w:r w:rsidRPr="006D0EC3">
        <w:rPr>
          <w:rFonts w:ascii="Calibri" w:hAnsi="Calibri" w:cs="Calibri"/>
          <w:i/>
          <w:kern w:val="0"/>
          <w14:ligatures w14:val="none"/>
        </w:rPr>
        <w:t>Perceptual and Motor Skills</w:t>
      </w:r>
      <w:r w:rsidRPr="006D0EC3">
        <w:rPr>
          <w:rFonts w:ascii="Calibri" w:hAnsi="Calibri" w:cs="Calibri"/>
          <w:kern w:val="0"/>
          <w14:ligatures w14:val="none"/>
        </w:rPr>
        <w:t xml:space="preserve">, </w:t>
      </w:r>
      <w:r w:rsidRPr="006D0EC3">
        <w:rPr>
          <w:rFonts w:ascii="Calibri" w:hAnsi="Calibri" w:cs="Calibri"/>
          <w:i/>
          <w:kern w:val="0"/>
          <w14:ligatures w14:val="none"/>
        </w:rPr>
        <w:t>98</w:t>
      </w:r>
      <w:r w:rsidRPr="006D0EC3">
        <w:rPr>
          <w:rFonts w:ascii="Calibri" w:hAnsi="Calibri" w:cs="Calibri"/>
          <w:kern w:val="0"/>
          <w14:ligatures w14:val="none"/>
        </w:rPr>
        <w:t>(2), 487–506.</w:t>
      </w:r>
    </w:p>
    <w:p w14:paraId="31888310" w14:textId="4719687F"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Laland, K. N., Kumm, J., Van Horn, J. D., &amp; Feldman, M. W. (1995). A gene-culture model of human handedness. </w:t>
      </w:r>
      <w:r w:rsidRPr="006D0EC3">
        <w:rPr>
          <w:rFonts w:ascii="Calibri" w:hAnsi="Calibri" w:cs="Calibri"/>
          <w:i/>
          <w:kern w:val="0"/>
          <w14:ligatures w14:val="none"/>
        </w:rPr>
        <w:t>Behavior Genetics</w:t>
      </w:r>
      <w:r w:rsidRPr="006D0EC3">
        <w:rPr>
          <w:rFonts w:ascii="Calibri" w:hAnsi="Calibri" w:cs="Calibri"/>
          <w:kern w:val="0"/>
          <w14:ligatures w14:val="none"/>
        </w:rPr>
        <w:t xml:space="preserve">, </w:t>
      </w:r>
      <w:r w:rsidRPr="006D0EC3">
        <w:rPr>
          <w:rFonts w:ascii="Calibri" w:hAnsi="Calibri" w:cs="Calibri"/>
          <w:i/>
          <w:kern w:val="0"/>
          <w14:ligatures w14:val="none"/>
        </w:rPr>
        <w:t>25</w:t>
      </w:r>
      <w:r w:rsidRPr="006D0EC3">
        <w:rPr>
          <w:rFonts w:ascii="Calibri" w:hAnsi="Calibri" w:cs="Calibri"/>
          <w:kern w:val="0"/>
          <w14:ligatures w14:val="none"/>
        </w:rPr>
        <w:t>(5), 433–445. https://doi.org/10.1007/BF02253372</w:t>
      </w:r>
    </w:p>
    <w:p w14:paraId="5D18C498"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Marchant, L. F., &amp; McGrew, W. C. (1998). Human handedness: An ethological perspective. </w:t>
      </w:r>
      <w:r w:rsidRPr="006D0EC3">
        <w:rPr>
          <w:rFonts w:ascii="Calibri" w:hAnsi="Calibri" w:cs="Calibri"/>
          <w:i/>
          <w:kern w:val="0"/>
          <w14:ligatures w14:val="none"/>
        </w:rPr>
        <w:t>Human Evolution</w:t>
      </w:r>
      <w:r w:rsidRPr="006D0EC3">
        <w:rPr>
          <w:rFonts w:ascii="Calibri" w:hAnsi="Calibri" w:cs="Calibri"/>
          <w:kern w:val="0"/>
          <w14:ligatures w14:val="none"/>
        </w:rPr>
        <w:t xml:space="preserve">, </w:t>
      </w:r>
      <w:r w:rsidRPr="006D0EC3">
        <w:rPr>
          <w:rFonts w:ascii="Calibri" w:hAnsi="Calibri" w:cs="Calibri"/>
          <w:i/>
          <w:kern w:val="0"/>
          <w14:ligatures w14:val="none"/>
        </w:rPr>
        <w:t>13</w:t>
      </w:r>
      <w:r w:rsidRPr="006D0EC3">
        <w:rPr>
          <w:rFonts w:ascii="Calibri" w:hAnsi="Calibri" w:cs="Calibri"/>
          <w:kern w:val="0"/>
          <w14:ligatures w14:val="none"/>
        </w:rPr>
        <w:t>(3–4), 221–228. https://doi.org/10.1007/BF02436506</w:t>
      </w:r>
    </w:p>
    <w:p w14:paraId="1A3AD583"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Marchant, L. F., McGrew, W. C., &amp; Eibl‐Eibesfeldt, I. (1995). Is Human Handedness Universal? Ethological Analyses from Three Traditional Cultures. </w:t>
      </w:r>
      <w:r w:rsidRPr="006D0EC3">
        <w:rPr>
          <w:rFonts w:ascii="Calibri" w:hAnsi="Calibri" w:cs="Calibri"/>
          <w:i/>
          <w:kern w:val="0"/>
          <w14:ligatures w14:val="none"/>
        </w:rPr>
        <w:t>Ethology</w:t>
      </w:r>
      <w:r w:rsidRPr="006D0EC3">
        <w:rPr>
          <w:rFonts w:ascii="Calibri" w:hAnsi="Calibri" w:cs="Calibri"/>
          <w:kern w:val="0"/>
          <w14:ligatures w14:val="none"/>
        </w:rPr>
        <w:t xml:space="preserve">, </w:t>
      </w:r>
      <w:r w:rsidRPr="006D0EC3">
        <w:rPr>
          <w:rFonts w:ascii="Calibri" w:hAnsi="Calibri" w:cs="Calibri"/>
          <w:i/>
          <w:kern w:val="0"/>
          <w14:ligatures w14:val="none"/>
        </w:rPr>
        <w:t>101</w:t>
      </w:r>
      <w:r w:rsidRPr="006D0EC3">
        <w:rPr>
          <w:rFonts w:ascii="Calibri" w:hAnsi="Calibri" w:cs="Calibri"/>
          <w:kern w:val="0"/>
          <w14:ligatures w14:val="none"/>
        </w:rPr>
        <w:t>(3), 239–258. https://doi.org/10.1111/j.1439-0310.1995.tb00362.x</w:t>
      </w:r>
    </w:p>
    <w:p w14:paraId="5E1DB158"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McGee, M. G., &amp; Cozad, T. (1980). Population genetic analysis of human hand preference: Evidence for generation differences, familial resemblance, and maternal effects. </w:t>
      </w:r>
      <w:r w:rsidRPr="006D0EC3">
        <w:rPr>
          <w:rFonts w:ascii="Calibri" w:hAnsi="Calibri" w:cs="Calibri"/>
          <w:i/>
          <w:kern w:val="0"/>
          <w14:ligatures w14:val="none"/>
        </w:rPr>
        <w:t>Behavior Genetics</w:t>
      </w:r>
      <w:r w:rsidRPr="006D0EC3">
        <w:rPr>
          <w:rFonts w:ascii="Calibri" w:hAnsi="Calibri" w:cs="Calibri"/>
          <w:kern w:val="0"/>
          <w14:ligatures w14:val="none"/>
        </w:rPr>
        <w:t xml:space="preserve">, </w:t>
      </w:r>
      <w:r w:rsidRPr="006D0EC3">
        <w:rPr>
          <w:rFonts w:ascii="Calibri" w:hAnsi="Calibri" w:cs="Calibri"/>
          <w:i/>
          <w:kern w:val="0"/>
          <w14:ligatures w14:val="none"/>
        </w:rPr>
        <w:t>10</w:t>
      </w:r>
      <w:r w:rsidRPr="006D0EC3">
        <w:rPr>
          <w:rFonts w:ascii="Calibri" w:hAnsi="Calibri" w:cs="Calibri"/>
          <w:kern w:val="0"/>
          <w14:ligatures w14:val="none"/>
        </w:rPr>
        <w:t>(3), 263–275. https://doi.org/10.1007/BF01067772</w:t>
      </w:r>
    </w:p>
    <w:p w14:paraId="342963FF" w14:textId="77777777" w:rsid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McGrew, W. C., &amp; Marchant, L. F. (1997). On the Other Hand: Current Issues in and Meta-Analysis of the Behavioral Laterality of Hand Function in Nonhuman Primates. </w:t>
      </w:r>
      <w:r w:rsidRPr="006D0EC3">
        <w:rPr>
          <w:rFonts w:ascii="Calibri" w:hAnsi="Calibri" w:cs="Calibri"/>
          <w:i/>
          <w:kern w:val="0"/>
          <w14:ligatures w14:val="none"/>
        </w:rPr>
        <w:t>Yearbook of Physical Anthropology</w:t>
      </w:r>
      <w:r w:rsidRPr="006D0EC3">
        <w:rPr>
          <w:rFonts w:ascii="Calibri" w:hAnsi="Calibri" w:cs="Calibri"/>
          <w:kern w:val="0"/>
          <w14:ligatures w14:val="none"/>
        </w:rPr>
        <w:t xml:space="preserve">, </w:t>
      </w:r>
      <w:r w:rsidRPr="006D0EC3">
        <w:rPr>
          <w:rFonts w:ascii="Calibri" w:hAnsi="Calibri" w:cs="Calibri"/>
          <w:i/>
          <w:kern w:val="0"/>
          <w14:ligatures w14:val="none"/>
        </w:rPr>
        <w:t>40</w:t>
      </w:r>
      <w:r w:rsidRPr="006D0EC3">
        <w:rPr>
          <w:rFonts w:ascii="Calibri" w:hAnsi="Calibri" w:cs="Calibri"/>
          <w:kern w:val="0"/>
          <w14:ligatures w14:val="none"/>
        </w:rPr>
        <w:t>, 201–232. https://doi.org/10.1002/(sici)1096-8644(1997)25+&lt;201::aid-ajpa8&gt;3.0.co;2-6</w:t>
      </w:r>
    </w:p>
    <w:p w14:paraId="1ED87309" w14:textId="3EF1E4ED" w:rsidR="00E9482E" w:rsidRPr="006D0EC3" w:rsidRDefault="00E9482E" w:rsidP="006D0EC3">
      <w:pPr>
        <w:spacing w:before="0"/>
        <w:ind w:hanging="480"/>
        <w:jc w:val="left"/>
        <w:rPr>
          <w:rFonts w:ascii="Calibri" w:hAnsi="Calibri" w:cs="Calibri"/>
          <w:kern w:val="0"/>
          <w14:ligatures w14:val="none"/>
        </w:rPr>
      </w:pPr>
      <w:r w:rsidRPr="00E9482E">
        <w:rPr>
          <w:rFonts w:ascii="Calibri" w:hAnsi="Calibri" w:cs="Calibri"/>
          <w:kern w:val="0"/>
          <w14:ligatures w14:val="none"/>
        </w:rPr>
        <w:t xml:space="preserve">McKinney, Wes. </w:t>
      </w:r>
      <w:r>
        <w:rPr>
          <w:rFonts w:ascii="Calibri" w:hAnsi="Calibri" w:cs="Calibri"/>
          <w:kern w:val="0"/>
          <w14:ligatures w14:val="none"/>
        </w:rPr>
        <w:t xml:space="preserve">(2010) </w:t>
      </w:r>
      <w:r w:rsidRPr="00E9482E">
        <w:rPr>
          <w:rFonts w:ascii="Calibri" w:hAnsi="Calibri" w:cs="Calibri"/>
          <w:kern w:val="0"/>
          <w14:ligatures w14:val="none"/>
        </w:rPr>
        <w:t>Data Structures for Statistical Computing in Python. In Proceedings of the 9th Python in Science Conference, edited by Stéfan van der Walt and Jarrod Millman, 51–56, 2010.</w:t>
      </w:r>
    </w:p>
    <w:p w14:paraId="32EDFE1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McKeever, W. F. (2000). A new family handedness sample with findings consistent with X‐linked transmission. </w:t>
      </w:r>
      <w:r w:rsidRPr="006D0EC3">
        <w:rPr>
          <w:rFonts w:ascii="Calibri" w:hAnsi="Calibri" w:cs="Calibri"/>
          <w:i/>
          <w:kern w:val="0"/>
          <w14:ligatures w14:val="none"/>
        </w:rPr>
        <w:t>British Journal of Psychology</w:t>
      </w:r>
      <w:r w:rsidRPr="006D0EC3">
        <w:rPr>
          <w:rFonts w:ascii="Calibri" w:hAnsi="Calibri" w:cs="Calibri"/>
          <w:kern w:val="0"/>
          <w14:ligatures w14:val="none"/>
        </w:rPr>
        <w:t xml:space="preserve">, </w:t>
      </w:r>
      <w:r w:rsidRPr="006D0EC3">
        <w:rPr>
          <w:rFonts w:ascii="Calibri" w:hAnsi="Calibri" w:cs="Calibri"/>
          <w:i/>
          <w:kern w:val="0"/>
          <w14:ligatures w14:val="none"/>
        </w:rPr>
        <w:t>91</w:t>
      </w:r>
      <w:r w:rsidRPr="006D0EC3">
        <w:rPr>
          <w:rFonts w:ascii="Calibri" w:hAnsi="Calibri" w:cs="Calibri"/>
          <w:kern w:val="0"/>
          <w14:ligatures w14:val="none"/>
        </w:rPr>
        <w:t>(1), 21–39. https://doi.org/10.1348/000712600161655</w:t>
      </w:r>
    </w:p>
    <w:p w14:paraId="6F3A5528"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lastRenderedPageBreak/>
        <w:t xml:space="preserve">McManus, I. C. (1985). </w:t>
      </w:r>
      <w:r w:rsidRPr="006D0EC3">
        <w:rPr>
          <w:rFonts w:ascii="Calibri" w:hAnsi="Calibri" w:cs="Calibri"/>
          <w:i/>
          <w:kern w:val="0"/>
          <w14:ligatures w14:val="none"/>
        </w:rPr>
        <w:t>Handedness, language dominance and aphasia : a genetic model</w:t>
      </w:r>
      <w:r w:rsidRPr="006D0EC3">
        <w:rPr>
          <w:rFonts w:ascii="Calibri" w:hAnsi="Calibri" w:cs="Calibri"/>
          <w:kern w:val="0"/>
          <w14:ligatures w14:val="none"/>
        </w:rPr>
        <w:t xml:space="preserve"> [Book]. Cambridge University Press.</w:t>
      </w:r>
    </w:p>
    <w:p w14:paraId="2BE1C955"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McManus, I. C. (2009). The history and geography of human handedness. In </w:t>
      </w:r>
      <w:r w:rsidRPr="006D0EC3">
        <w:rPr>
          <w:rFonts w:ascii="Calibri" w:hAnsi="Calibri" w:cs="Calibri"/>
          <w:i/>
          <w:kern w:val="0"/>
          <w14:ligatures w14:val="none"/>
        </w:rPr>
        <w:t>Language Lateralization and Psychosis</w:t>
      </w:r>
      <w:r w:rsidRPr="006D0EC3">
        <w:rPr>
          <w:rFonts w:ascii="Calibri" w:hAnsi="Calibri" w:cs="Calibri"/>
          <w:kern w:val="0"/>
          <w14:ligatures w14:val="none"/>
        </w:rPr>
        <w:t xml:space="preserve"> (pp. 37–58). Cambridge University Press. https://doi.org/10.1017/CBO9780511576744.004</w:t>
      </w:r>
    </w:p>
    <w:p w14:paraId="0FF587A4"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McManus, I. C. (2019). Half a century of handedness research: Myths, truths; fictions, facts; backwards, but mostly forwards. </w:t>
      </w:r>
      <w:r w:rsidRPr="006D0EC3">
        <w:rPr>
          <w:rFonts w:ascii="Calibri" w:hAnsi="Calibri" w:cs="Calibri"/>
          <w:i/>
          <w:kern w:val="0"/>
          <w14:ligatures w14:val="none"/>
        </w:rPr>
        <w:t>Brain and Neuroscience Advances</w:t>
      </w:r>
      <w:r w:rsidRPr="006D0EC3">
        <w:rPr>
          <w:rFonts w:ascii="Calibri" w:hAnsi="Calibri" w:cs="Calibri"/>
          <w:kern w:val="0"/>
          <w14:ligatures w14:val="none"/>
        </w:rPr>
        <w:t xml:space="preserve">, </w:t>
      </w:r>
      <w:r w:rsidRPr="006D0EC3">
        <w:rPr>
          <w:rFonts w:ascii="Calibri" w:hAnsi="Calibri" w:cs="Calibri"/>
          <w:i/>
          <w:kern w:val="0"/>
          <w14:ligatures w14:val="none"/>
        </w:rPr>
        <w:t>3</w:t>
      </w:r>
      <w:r w:rsidRPr="006D0EC3">
        <w:rPr>
          <w:rFonts w:ascii="Calibri" w:hAnsi="Calibri" w:cs="Calibri"/>
          <w:kern w:val="0"/>
          <w14:ligatures w14:val="none"/>
        </w:rPr>
        <w:t>. https://doi.org/10.1177/2398212818820513</w:t>
      </w:r>
    </w:p>
    <w:p w14:paraId="5961562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McManus, I. C., &amp; Bryden, M. P. (1992). The genetics of handedness, cerebral dominance, and lateralization. In I. Rapin &amp; J. Segalowitz (Eds.), </w:t>
      </w:r>
      <w:r w:rsidRPr="006D0EC3">
        <w:rPr>
          <w:rFonts w:ascii="Calibri" w:hAnsi="Calibri" w:cs="Calibri"/>
          <w:i/>
          <w:kern w:val="0"/>
          <w14:ligatures w14:val="none"/>
        </w:rPr>
        <w:t>Handbook of neuropsychology</w:t>
      </w:r>
      <w:r w:rsidRPr="006D0EC3">
        <w:rPr>
          <w:rFonts w:ascii="Calibri" w:hAnsi="Calibri" w:cs="Calibri"/>
          <w:kern w:val="0"/>
          <w14:ligatures w14:val="none"/>
        </w:rPr>
        <w:t xml:space="preserve"> (Vol. 6, pp. 115–144). Elsevier Science.</w:t>
      </w:r>
    </w:p>
    <w:p w14:paraId="0633CDA6"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Medland, S. E., Duffy, D. L., Wright, M. J., Geffen, G. M., Hay, D. A., Levy, F., van-Beijsterveldt, C. E. M., Willemsen, G., Townsend, G. C., White, V., Hewitt, A. W., Mackey, D. A., Bailey, J. M., Slutske, W. S., Nyholt, D. R., Treloar, S. A., Martin, N. G., &amp; Boomsma, D. I. (2009). Genetic influences on handedness: Data from 25,732 Australian and Dutch twin families. </w:t>
      </w:r>
      <w:r w:rsidRPr="006D0EC3">
        <w:rPr>
          <w:rFonts w:ascii="Calibri" w:hAnsi="Calibri" w:cs="Calibri"/>
          <w:i/>
          <w:kern w:val="0"/>
          <w14:ligatures w14:val="none"/>
        </w:rPr>
        <w:t>Neuropsychologia</w:t>
      </w:r>
      <w:r w:rsidRPr="006D0EC3">
        <w:rPr>
          <w:rFonts w:ascii="Calibri" w:hAnsi="Calibri" w:cs="Calibri"/>
          <w:kern w:val="0"/>
          <w14:ligatures w14:val="none"/>
        </w:rPr>
        <w:t>. https://doi.org/10.1016/j.neuropsychologia.2008.09.005</w:t>
      </w:r>
    </w:p>
    <w:p w14:paraId="0C650FDB" w14:textId="77777777" w:rsid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Medland, S. E., Perelle, I., De Monte, V., &amp; Ehrman, L. (2004). Effects of culture, sex, and age on the distribution of handedness: An evaluation of the sensitivity of three measures of handedness. </w:t>
      </w:r>
      <w:r w:rsidRPr="006D0EC3">
        <w:rPr>
          <w:rFonts w:ascii="Calibri" w:hAnsi="Calibri" w:cs="Calibri"/>
          <w:i/>
          <w:kern w:val="0"/>
          <w14:ligatures w14:val="none"/>
        </w:rPr>
        <w:t>Laterality: Asymmetries of Body, Brain and Cognition</w:t>
      </w:r>
      <w:r w:rsidRPr="006D0EC3">
        <w:rPr>
          <w:rFonts w:ascii="Calibri" w:hAnsi="Calibri" w:cs="Calibri"/>
          <w:kern w:val="0"/>
          <w14:ligatures w14:val="none"/>
        </w:rPr>
        <w:t xml:space="preserve">, </w:t>
      </w:r>
      <w:r w:rsidRPr="006D0EC3">
        <w:rPr>
          <w:rFonts w:ascii="Calibri" w:hAnsi="Calibri" w:cs="Calibri"/>
          <w:i/>
          <w:kern w:val="0"/>
          <w14:ligatures w14:val="none"/>
        </w:rPr>
        <w:t>9</w:t>
      </w:r>
      <w:r w:rsidRPr="006D0EC3">
        <w:rPr>
          <w:rFonts w:ascii="Calibri" w:hAnsi="Calibri" w:cs="Calibri"/>
          <w:kern w:val="0"/>
          <w14:ligatures w14:val="none"/>
        </w:rPr>
        <w:t>(3), 287–297. https://doi.org/10.1080/13576500342000040</w:t>
      </w:r>
    </w:p>
    <w:p w14:paraId="6130E281" w14:textId="39A047B8" w:rsidR="001D52A8" w:rsidRPr="006D0EC3" w:rsidRDefault="001D52A8" w:rsidP="001D52A8">
      <w:pPr>
        <w:spacing w:before="0"/>
        <w:ind w:hanging="480"/>
        <w:jc w:val="left"/>
        <w:rPr>
          <w:rFonts w:ascii="Calibri" w:hAnsi="Calibri" w:cs="Calibri"/>
          <w:kern w:val="0"/>
          <w14:ligatures w14:val="none"/>
        </w:rPr>
      </w:pPr>
      <w:r w:rsidRPr="001D52A8">
        <w:rPr>
          <w:rFonts w:ascii="Calibri" w:hAnsi="Calibri" w:cs="Calibri"/>
          <w:kern w:val="0"/>
          <w14:ligatures w14:val="none"/>
        </w:rPr>
        <w:t>Meurer</w:t>
      </w:r>
      <w:r w:rsidR="00A15C20">
        <w:rPr>
          <w:rFonts w:ascii="Calibri" w:hAnsi="Calibri" w:cs="Calibri"/>
          <w:kern w:val="0"/>
          <w14:ligatures w14:val="none"/>
        </w:rPr>
        <w:t>, A.,</w:t>
      </w:r>
      <w:r w:rsidRPr="001D52A8">
        <w:rPr>
          <w:rFonts w:ascii="Calibri" w:hAnsi="Calibri" w:cs="Calibri"/>
          <w:kern w:val="0"/>
          <w14:ligatures w14:val="none"/>
        </w:rPr>
        <w:t xml:space="preserve"> et al.</w:t>
      </w:r>
      <w:r>
        <w:rPr>
          <w:rFonts w:ascii="Calibri" w:hAnsi="Calibri" w:cs="Calibri"/>
          <w:kern w:val="0"/>
          <w14:ligatures w14:val="none"/>
        </w:rPr>
        <w:t xml:space="preserve"> (2017). </w:t>
      </w:r>
      <w:r w:rsidRPr="001D52A8">
        <w:rPr>
          <w:rFonts w:ascii="Calibri" w:hAnsi="Calibri" w:cs="Calibri"/>
          <w:kern w:val="0"/>
          <w14:ligatures w14:val="none"/>
        </w:rPr>
        <w:t>SymPy: Symbolic Computing in Python</w:t>
      </w:r>
      <w:r>
        <w:rPr>
          <w:rFonts w:ascii="Calibri" w:hAnsi="Calibri" w:cs="Calibri"/>
          <w:kern w:val="0"/>
          <w14:ligatures w14:val="none"/>
        </w:rPr>
        <w:t>.</w:t>
      </w:r>
      <w:r w:rsidRPr="001D52A8">
        <w:rPr>
          <w:rFonts w:ascii="Calibri" w:hAnsi="Calibri" w:cs="Calibri"/>
          <w:kern w:val="0"/>
          <w14:ligatures w14:val="none"/>
        </w:rPr>
        <w:t xml:space="preserve"> </w:t>
      </w:r>
      <w:r w:rsidRPr="001D52A8">
        <w:rPr>
          <w:rFonts w:ascii="Calibri" w:hAnsi="Calibri" w:cs="Calibri"/>
          <w:i/>
          <w:iCs/>
          <w:kern w:val="0"/>
          <w14:ligatures w14:val="none"/>
        </w:rPr>
        <w:t>PeerJ Computer Science</w:t>
      </w:r>
      <w:r>
        <w:rPr>
          <w:rFonts w:ascii="Calibri" w:hAnsi="Calibri" w:cs="Calibri"/>
          <w:i/>
          <w:iCs/>
          <w:kern w:val="0"/>
          <w14:ligatures w14:val="none"/>
        </w:rPr>
        <w:t>,</w:t>
      </w:r>
      <w:r w:rsidRPr="001D52A8">
        <w:rPr>
          <w:rFonts w:ascii="Calibri" w:hAnsi="Calibri" w:cs="Calibri"/>
          <w:kern w:val="0"/>
          <w14:ligatures w14:val="none"/>
        </w:rPr>
        <w:t xml:space="preserve"> </w:t>
      </w:r>
      <w:r w:rsidRPr="001D52A8">
        <w:rPr>
          <w:rFonts w:ascii="Calibri" w:hAnsi="Calibri" w:cs="Calibri"/>
          <w:i/>
          <w:iCs/>
          <w:kern w:val="0"/>
          <w14:ligatures w14:val="none"/>
        </w:rPr>
        <w:t>3</w:t>
      </w:r>
      <w:r>
        <w:rPr>
          <w:rFonts w:ascii="Calibri" w:hAnsi="Calibri" w:cs="Calibri"/>
          <w:kern w:val="0"/>
          <w14:ligatures w14:val="none"/>
        </w:rPr>
        <w:t>(</w:t>
      </w:r>
      <w:r w:rsidRPr="001D52A8">
        <w:rPr>
          <w:rFonts w:ascii="Calibri" w:hAnsi="Calibri" w:cs="Calibri"/>
          <w:kern w:val="0"/>
          <w14:ligatures w14:val="none"/>
        </w:rPr>
        <w:t>e103</w:t>
      </w:r>
      <w:r>
        <w:rPr>
          <w:rFonts w:ascii="Calibri" w:hAnsi="Calibri" w:cs="Calibri"/>
          <w:kern w:val="0"/>
          <w14:ligatures w14:val="none"/>
        </w:rPr>
        <w:t>).</w:t>
      </w:r>
      <w:r w:rsidRPr="001D52A8">
        <w:rPr>
          <w:rFonts w:ascii="Calibri" w:hAnsi="Calibri" w:cs="Calibri"/>
          <w:kern w:val="0"/>
          <w14:ligatures w14:val="none"/>
        </w:rPr>
        <w:t xml:space="preserve"> </w:t>
      </w:r>
      <w:r w:rsidRPr="006F54B1">
        <w:rPr>
          <w:rFonts w:ascii="Calibri" w:hAnsi="Calibri" w:cs="Calibri"/>
          <w:kern w:val="0"/>
          <w14:ligatures w14:val="none"/>
        </w:rPr>
        <w:t>https://doi.org/10.7717/peerj-cs.103</w:t>
      </w:r>
    </w:p>
    <w:p w14:paraId="1C1E0107"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Morgan, M. J., &amp; Corballis, M. C. (1978). The inheritance of laterality. </w:t>
      </w:r>
      <w:r w:rsidRPr="006D0EC3">
        <w:rPr>
          <w:rFonts w:ascii="Calibri" w:hAnsi="Calibri" w:cs="Calibri"/>
          <w:i/>
          <w:kern w:val="0"/>
          <w14:ligatures w14:val="none"/>
        </w:rPr>
        <w:t>Behavioral and Brain Sciences</w:t>
      </w:r>
      <w:r w:rsidRPr="006D0EC3">
        <w:rPr>
          <w:rFonts w:ascii="Calibri" w:hAnsi="Calibri" w:cs="Calibri"/>
          <w:kern w:val="0"/>
          <w14:ligatures w14:val="none"/>
        </w:rPr>
        <w:t xml:space="preserve">, </w:t>
      </w:r>
      <w:r w:rsidRPr="006D0EC3">
        <w:rPr>
          <w:rFonts w:ascii="Calibri" w:hAnsi="Calibri" w:cs="Calibri"/>
          <w:i/>
          <w:kern w:val="0"/>
          <w14:ligatures w14:val="none"/>
        </w:rPr>
        <w:t>1</w:t>
      </w:r>
      <w:r w:rsidRPr="006D0EC3">
        <w:rPr>
          <w:rFonts w:ascii="Calibri" w:hAnsi="Calibri" w:cs="Calibri"/>
          <w:kern w:val="0"/>
          <w14:ligatures w14:val="none"/>
        </w:rPr>
        <w:t>(2), 270–277. https://doi.org/10.1017/S0140525X00074483</w:t>
      </w:r>
    </w:p>
    <w:p w14:paraId="461A336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Nelder, J. A., &amp; Mead, R. (1965). A Simplex Method for Function Minimization. </w:t>
      </w:r>
      <w:r w:rsidRPr="006D0EC3">
        <w:rPr>
          <w:rFonts w:ascii="Calibri" w:hAnsi="Calibri" w:cs="Calibri"/>
          <w:i/>
          <w:kern w:val="0"/>
          <w14:ligatures w14:val="none"/>
        </w:rPr>
        <w:t>The Computer Journal</w:t>
      </w:r>
      <w:r w:rsidRPr="006D0EC3">
        <w:rPr>
          <w:rFonts w:ascii="Calibri" w:hAnsi="Calibri" w:cs="Calibri"/>
          <w:kern w:val="0"/>
          <w14:ligatures w14:val="none"/>
        </w:rPr>
        <w:t xml:space="preserve">, </w:t>
      </w:r>
      <w:r w:rsidRPr="006D0EC3">
        <w:rPr>
          <w:rFonts w:ascii="Calibri" w:hAnsi="Calibri" w:cs="Calibri"/>
          <w:i/>
          <w:kern w:val="0"/>
          <w14:ligatures w14:val="none"/>
        </w:rPr>
        <w:t>7</w:t>
      </w:r>
      <w:r w:rsidRPr="006D0EC3">
        <w:rPr>
          <w:rFonts w:ascii="Calibri" w:hAnsi="Calibri" w:cs="Calibri"/>
          <w:kern w:val="0"/>
          <w14:ligatures w14:val="none"/>
        </w:rPr>
        <w:t>(4), 308–313. https://doi.org/10.1093/comjnl/7.4.308</w:t>
      </w:r>
    </w:p>
    <w:p w14:paraId="763393D1"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Ocklenburg, S., Berretz, G., Packheiser, J., &amp; Friedrich, P. (2021). Laterality 2020: entering the next decade. </w:t>
      </w:r>
      <w:r w:rsidRPr="006D0EC3">
        <w:rPr>
          <w:rFonts w:ascii="Calibri" w:hAnsi="Calibri" w:cs="Calibri"/>
          <w:i/>
          <w:kern w:val="0"/>
          <w14:ligatures w14:val="none"/>
        </w:rPr>
        <w:t>Laterality</w:t>
      </w:r>
      <w:r w:rsidRPr="006D0EC3">
        <w:rPr>
          <w:rFonts w:ascii="Calibri" w:hAnsi="Calibri" w:cs="Calibri"/>
          <w:kern w:val="0"/>
          <w14:ligatures w14:val="none"/>
        </w:rPr>
        <w:t xml:space="preserve">, </w:t>
      </w:r>
      <w:r w:rsidRPr="006D0EC3">
        <w:rPr>
          <w:rFonts w:ascii="Calibri" w:hAnsi="Calibri" w:cs="Calibri"/>
          <w:i/>
          <w:kern w:val="0"/>
          <w14:ligatures w14:val="none"/>
        </w:rPr>
        <w:t>26</w:t>
      </w:r>
      <w:r w:rsidRPr="006D0EC3">
        <w:rPr>
          <w:rFonts w:ascii="Calibri" w:hAnsi="Calibri" w:cs="Calibri"/>
          <w:kern w:val="0"/>
          <w14:ligatures w14:val="none"/>
        </w:rPr>
        <w:t>(3), 265–297. https://doi.org/10.1080/1357650X.2020.1804396</w:t>
      </w:r>
    </w:p>
    <w:p w14:paraId="33BAB41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lastRenderedPageBreak/>
        <w:t xml:space="preserve">Oldfield, R. C. (1971). The assessment and analysis of handedness: The Edinburgh inventory. </w:t>
      </w:r>
      <w:r w:rsidRPr="006D0EC3">
        <w:rPr>
          <w:rFonts w:ascii="Calibri" w:hAnsi="Calibri" w:cs="Calibri"/>
          <w:i/>
          <w:kern w:val="0"/>
          <w14:ligatures w14:val="none"/>
        </w:rPr>
        <w:t>Neuropsychologia</w:t>
      </w:r>
      <w:r w:rsidRPr="006D0EC3">
        <w:rPr>
          <w:rFonts w:ascii="Calibri" w:hAnsi="Calibri" w:cs="Calibri"/>
          <w:kern w:val="0"/>
          <w14:ligatures w14:val="none"/>
        </w:rPr>
        <w:t xml:space="preserve">, </w:t>
      </w:r>
      <w:r w:rsidRPr="006D0EC3">
        <w:rPr>
          <w:rFonts w:ascii="Calibri" w:hAnsi="Calibri" w:cs="Calibri"/>
          <w:i/>
          <w:kern w:val="0"/>
          <w14:ligatures w14:val="none"/>
        </w:rPr>
        <w:t>9</w:t>
      </w:r>
      <w:r w:rsidRPr="006D0EC3">
        <w:rPr>
          <w:rFonts w:ascii="Calibri" w:hAnsi="Calibri" w:cs="Calibri"/>
          <w:kern w:val="0"/>
          <w14:ligatures w14:val="none"/>
        </w:rPr>
        <w:t>(1), 97–113. https://doi.org/10.1016/0028-3932(71)90067-4</w:t>
      </w:r>
    </w:p>
    <w:p w14:paraId="1C9C6154"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Papadatou-Pastou, M., Ntolka, E., Schmitz, J., Martin, M., Munafò, M. R., Ocklenburg, S., &amp; Paracchini, S. (2020). Human Handedness: A Meta-Analysis. </w:t>
      </w:r>
      <w:r w:rsidRPr="006D0EC3">
        <w:rPr>
          <w:rFonts w:ascii="Calibri" w:hAnsi="Calibri" w:cs="Calibri"/>
          <w:i/>
          <w:kern w:val="0"/>
          <w14:ligatures w14:val="none"/>
        </w:rPr>
        <w:t>Psychological Bulletin</w:t>
      </w:r>
      <w:r w:rsidRPr="006D0EC3">
        <w:rPr>
          <w:rFonts w:ascii="Calibri" w:hAnsi="Calibri" w:cs="Calibri"/>
          <w:kern w:val="0"/>
          <w14:ligatures w14:val="none"/>
        </w:rPr>
        <w:t xml:space="preserve">, </w:t>
      </w:r>
      <w:r w:rsidRPr="006D0EC3">
        <w:rPr>
          <w:rFonts w:ascii="Calibri" w:hAnsi="Calibri" w:cs="Calibri"/>
          <w:i/>
          <w:kern w:val="0"/>
          <w14:ligatures w14:val="none"/>
        </w:rPr>
        <w:t>146</w:t>
      </w:r>
      <w:r w:rsidRPr="006D0EC3">
        <w:rPr>
          <w:rFonts w:ascii="Calibri" w:hAnsi="Calibri" w:cs="Calibri"/>
          <w:kern w:val="0"/>
          <w14:ligatures w14:val="none"/>
        </w:rPr>
        <w:t>(6), 481–524. https://doi.org/10.1037/bul0000229</w:t>
      </w:r>
    </w:p>
    <w:p w14:paraId="364E8E1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Perelle, I. B., &amp; Ehrman, L. (2005). On the other hand. </w:t>
      </w:r>
      <w:r w:rsidRPr="006D0EC3">
        <w:rPr>
          <w:rFonts w:ascii="Calibri" w:hAnsi="Calibri" w:cs="Calibri"/>
          <w:i/>
          <w:kern w:val="0"/>
          <w14:ligatures w14:val="none"/>
        </w:rPr>
        <w:t>Behavior Genetics</w:t>
      </w:r>
      <w:r w:rsidRPr="006D0EC3">
        <w:rPr>
          <w:rFonts w:ascii="Calibri" w:hAnsi="Calibri" w:cs="Calibri"/>
          <w:kern w:val="0"/>
          <w14:ligatures w14:val="none"/>
        </w:rPr>
        <w:t xml:space="preserve">, </w:t>
      </w:r>
      <w:r w:rsidRPr="006D0EC3">
        <w:rPr>
          <w:rFonts w:ascii="Calibri" w:hAnsi="Calibri" w:cs="Calibri"/>
          <w:i/>
          <w:kern w:val="0"/>
          <w14:ligatures w14:val="none"/>
        </w:rPr>
        <w:t>35</w:t>
      </w:r>
      <w:r w:rsidRPr="006D0EC3">
        <w:rPr>
          <w:rFonts w:ascii="Calibri" w:hAnsi="Calibri" w:cs="Calibri"/>
          <w:kern w:val="0"/>
          <w14:ligatures w14:val="none"/>
        </w:rPr>
        <w:t>(3), 343–350. https://doi.org/10.1007/s10519-005-3226-z</w:t>
      </w:r>
    </w:p>
    <w:p w14:paraId="7EAEA3A8"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Peters, M. (1998). Description and validation of a flexible and broadly usable handedness questionnaire. </w:t>
      </w:r>
      <w:r w:rsidRPr="006D0EC3">
        <w:rPr>
          <w:rFonts w:ascii="Calibri" w:hAnsi="Calibri" w:cs="Calibri"/>
          <w:i/>
          <w:kern w:val="0"/>
          <w14:ligatures w14:val="none"/>
        </w:rPr>
        <w:t>Laterality</w:t>
      </w:r>
      <w:r w:rsidRPr="006D0EC3">
        <w:rPr>
          <w:rFonts w:ascii="Calibri" w:hAnsi="Calibri" w:cs="Calibri"/>
          <w:kern w:val="0"/>
          <w14:ligatures w14:val="none"/>
        </w:rPr>
        <w:t xml:space="preserve">, </w:t>
      </w:r>
      <w:r w:rsidRPr="006D0EC3">
        <w:rPr>
          <w:rFonts w:ascii="Calibri" w:hAnsi="Calibri" w:cs="Calibri"/>
          <w:i/>
          <w:kern w:val="0"/>
          <w14:ligatures w14:val="none"/>
        </w:rPr>
        <w:t>3</w:t>
      </w:r>
      <w:r w:rsidRPr="006D0EC3">
        <w:rPr>
          <w:rFonts w:ascii="Calibri" w:hAnsi="Calibri" w:cs="Calibri"/>
          <w:kern w:val="0"/>
          <w14:ligatures w14:val="none"/>
        </w:rPr>
        <w:t>(1), 77–96. https://doi.org/10.1080/713754291</w:t>
      </w:r>
    </w:p>
    <w:p w14:paraId="0CC95BE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Pfeifer, L. S., Schmitz, J., Papadatou-Pastou, M., Peterburs, J., Paracchini, S., &amp; Ocklenburg, S. (2022). Handedness in twins: meta-analyses. </w:t>
      </w:r>
      <w:r w:rsidRPr="006D0EC3">
        <w:rPr>
          <w:rFonts w:ascii="Calibri" w:hAnsi="Calibri" w:cs="Calibri"/>
          <w:i/>
          <w:kern w:val="0"/>
          <w14:ligatures w14:val="none"/>
        </w:rPr>
        <w:t>BMC Psychology</w:t>
      </w:r>
      <w:r w:rsidRPr="006D0EC3">
        <w:rPr>
          <w:rFonts w:ascii="Calibri" w:hAnsi="Calibri" w:cs="Calibri"/>
          <w:kern w:val="0"/>
          <w14:ligatures w14:val="none"/>
        </w:rPr>
        <w:t xml:space="preserve">, </w:t>
      </w:r>
      <w:r w:rsidRPr="006D0EC3">
        <w:rPr>
          <w:rFonts w:ascii="Calibri" w:hAnsi="Calibri" w:cs="Calibri"/>
          <w:i/>
          <w:kern w:val="0"/>
          <w14:ligatures w14:val="none"/>
        </w:rPr>
        <w:t>10</w:t>
      </w:r>
      <w:r w:rsidRPr="006D0EC3">
        <w:rPr>
          <w:rFonts w:ascii="Calibri" w:hAnsi="Calibri" w:cs="Calibri"/>
          <w:kern w:val="0"/>
          <w14:ligatures w14:val="none"/>
        </w:rPr>
        <w:t>(1), 11. https://doi.org/10.1186/s40359-021-00695-3</w:t>
      </w:r>
    </w:p>
    <w:p w14:paraId="23D811D3"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Porac, C. (2016). </w:t>
      </w:r>
      <w:r w:rsidRPr="006D0EC3">
        <w:rPr>
          <w:rFonts w:ascii="Calibri" w:hAnsi="Calibri" w:cs="Calibri"/>
          <w:i/>
          <w:kern w:val="0"/>
          <w14:ligatures w14:val="none"/>
        </w:rPr>
        <w:t>Laterality : exploring the enigma of left-handedness</w:t>
      </w:r>
      <w:r w:rsidRPr="006D0EC3">
        <w:rPr>
          <w:rFonts w:ascii="Calibri" w:hAnsi="Calibri" w:cs="Calibri"/>
          <w:kern w:val="0"/>
          <w14:ligatures w14:val="none"/>
        </w:rPr>
        <w:t>.</w:t>
      </w:r>
    </w:p>
    <w:p w14:paraId="3330A21F"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Porac, C., &amp; Coren, S. (1981). </w:t>
      </w:r>
      <w:r w:rsidRPr="006D0EC3">
        <w:rPr>
          <w:rFonts w:ascii="Calibri" w:hAnsi="Calibri" w:cs="Calibri"/>
          <w:i/>
          <w:kern w:val="0"/>
          <w14:ligatures w14:val="none"/>
        </w:rPr>
        <w:t>Lateral Preferences and Human Behavior</w:t>
      </w:r>
      <w:r w:rsidRPr="006D0EC3">
        <w:rPr>
          <w:rFonts w:ascii="Calibri" w:hAnsi="Calibri" w:cs="Calibri"/>
          <w:kern w:val="0"/>
          <w14:ligatures w14:val="none"/>
        </w:rPr>
        <w:t>. Springer New York. https://doi.org/10.1007/978-1-4613-8139-6</w:t>
      </w:r>
    </w:p>
    <w:p w14:paraId="6BC84A43" w14:textId="2269638C" w:rsid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Raymond, M., &amp; Pontier, D. (2004). Is there geographical variation in human handedness? </w:t>
      </w:r>
      <w:r w:rsidRPr="006D0EC3">
        <w:rPr>
          <w:rFonts w:ascii="Calibri" w:hAnsi="Calibri" w:cs="Calibri"/>
          <w:i/>
          <w:kern w:val="0"/>
          <w14:ligatures w14:val="none"/>
        </w:rPr>
        <w:t>Laterality</w:t>
      </w:r>
      <w:r w:rsidRPr="006D0EC3">
        <w:rPr>
          <w:rFonts w:ascii="Calibri" w:hAnsi="Calibri" w:cs="Calibri"/>
          <w:kern w:val="0"/>
          <w14:ligatures w14:val="none"/>
        </w:rPr>
        <w:t xml:space="preserve">, </w:t>
      </w:r>
      <w:r w:rsidRPr="006D0EC3">
        <w:rPr>
          <w:rFonts w:ascii="Calibri" w:hAnsi="Calibri" w:cs="Calibri"/>
          <w:i/>
          <w:kern w:val="0"/>
          <w14:ligatures w14:val="none"/>
        </w:rPr>
        <w:t>9</w:t>
      </w:r>
      <w:r w:rsidRPr="006D0EC3">
        <w:rPr>
          <w:rFonts w:ascii="Calibri" w:hAnsi="Calibri" w:cs="Calibri"/>
          <w:kern w:val="0"/>
          <w14:ligatures w14:val="none"/>
        </w:rPr>
        <w:t xml:space="preserve">(1), 35–51. </w:t>
      </w:r>
      <w:hyperlink r:id="rId15" w:history="1">
        <w:r w:rsidR="009D73F0" w:rsidRPr="006111A1">
          <w:rPr>
            <w:rStyle w:val="Hyperlink"/>
            <w:rFonts w:ascii="Calibri" w:hAnsi="Calibri" w:cs="Calibri"/>
            <w:kern w:val="0"/>
            <w14:ligatures w14:val="none"/>
          </w:rPr>
          <w:t>https://doi.org/10.1080/13576500244000274</w:t>
        </w:r>
      </w:hyperlink>
    </w:p>
    <w:p w14:paraId="708415E4" w14:textId="06E451F2" w:rsidR="009D73F0" w:rsidRPr="009D73F0" w:rsidRDefault="009D73F0" w:rsidP="009D73F0">
      <w:pPr>
        <w:spacing w:before="0"/>
        <w:ind w:hanging="480"/>
        <w:jc w:val="left"/>
        <w:rPr>
          <w:rFonts w:ascii="Calibri" w:hAnsi="Calibri" w:cs="Calibri"/>
          <w:kern w:val="0"/>
          <w:lang w:val="en-US"/>
          <w14:ligatures w14:val="none"/>
        </w:rPr>
      </w:pPr>
      <w:proofErr w:type="spellStart"/>
      <w:r w:rsidRPr="009D73F0">
        <w:rPr>
          <w:rFonts w:ascii="Calibri" w:hAnsi="Calibri" w:cs="Calibri"/>
          <w:kern w:val="0"/>
          <w:lang w:val="en-US"/>
          <w14:ligatures w14:val="none"/>
        </w:rPr>
        <w:t>Schall</w:t>
      </w:r>
      <w:proofErr w:type="spellEnd"/>
      <w:r w:rsidRPr="009D73F0">
        <w:rPr>
          <w:rFonts w:ascii="Calibri" w:hAnsi="Calibri" w:cs="Calibri"/>
          <w:kern w:val="0"/>
          <w:lang w:val="en-US"/>
          <w14:ligatures w14:val="none"/>
        </w:rPr>
        <w:t xml:space="preserve">, </w:t>
      </w:r>
      <w:r w:rsidR="00A15C20">
        <w:rPr>
          <w:rFonts w:ascii="Calibri" w:hAnsi="Calibri" w:cs="Calibri"/>
          <w:kern w:val="0"/>
          <w:lang w:val="en-US"/>
          <w14:ligatures w14:val="none"/>
        </w:rPr>
        <w:t>R</w:t>
      </w:r>
      <w:r w:rsidRPr="009D73F0">
        <w:rPr>
          <w:rFonts w:ascii="Calibri" w:hAnsi="Calibri" w:cs="Calibri"/>
          <w:kern w:val="0"/>
          <w:lang w:val="en-US"/>
          <w14:ligatures w14:val="none"/>
        </w:rPr>
        <w:t>.</w:t>
      </w:r>
      <w:r>
        <w:rPr>
          <w:rFonts w:ascii="Calibri" w:hAnsi="Calibri" w:cs="Calibri"/>
          <w:kern w:val="0"/>
          <w:lang w:val="en-US"/>
          <w14:ligatures w14:val="none"/>
        </w:rPr>
        <w:t xml:space="preserve"> (2012).</w:t>
      </w:r>
      <w:r w:rsidRPr="009D73F0">
        <w:rPr>
          <w:rFonts w:ascii="Calibri" w:hAnsi="Calibri" w:cs="Calibri"/>
          <w:kern w:val="0"/>
          <w:lang w:val="en-US"/>
          <w14:ligatures w14:val="none"/>
        </w:rPr>
        <w:t xml:space="preserve"> The Empirical Coverage of Confidence Intervals: Point Estimates and Confidence Intervals for Confidence Levels. </w:t>
      </w:r>
      <w:r w:rsidRPr="009D73F0">
        <w:rPr>
          <w:rFonts w:ascii="Calibri" w:hAnsi="Calibri" w:cs="Calibri"/>
          <w:i/>
          <w:iCs/>
          <w:kern w:val="0"/>
          <w:lang w:val="en-US"/>
          <w14:ligatures w14:val="none"/>
        </w:rPr>
        <w:t>Biometrical Journal</w:t>
      </w:r>
      <w:r>
        <w:rPr>
          <w:rFonts w:ascii="Calibri" w:hAnsi="Calibri" w:cs="Calibri"/>
          <w:kern w:val="0"/>
          <w:lang w:val="en-US"/>
          <w14:ligatures w14:val="none"/>
        </w:rPr>
        <w:t>,</w:t>
      </w:r>
      <w:r w:rsidRPr="009D73F0">
        <w:rPr>
          <w:rFonts w:ascii="Calibri" w:hAnsi="Calibri" w:cs="Calibri"/>
          <w:kern w:val="0"/>
          <w:lang w:val="en-US"/>
          <w14:ligatures w14:val="none"/>
        </w:rPr>
        <w:t xml:space="preserve"> </w:t>
      </w:r>
      <w:r w:rsidRPr="009D73F0">
        <w:rPr>
          <w:rFonts w:ascii="Calibri" w:hAnsi="Calibri" w:cs="Calibri"/>
          <w:i/>
          <w:iCs/>
          <w:kern w:val="0"/>
          <w:lang w:val="en-US"/>
          <w14:ligatures w14:val="none"/>
        </w:rPr>
        <w:t>54</w:t>
      </w:r>
      <w:r>
        <w:rPr>
          <w:rFonts w:ascii="Calibri" w:hAnsi="Calibri" w:cs="Calibri"/>
          <w:kern w:val="0"/>
          <w:lang w:val="en-US"/>
          <w14:ligatures w14:val="none"/>
        </w:rPr>
        <w:t>(4),</w:t>
      </w:r>
      <w:r w:rsidRPr="009D73F0">
        <w:rPr>
          <w:rFonts w:ascii="Calibri" w:hAnsi="Calibri" w:cs="Calibri"/>
          <w:kern w:val="0"/>
          <w:lang w:val="en-US"/>
          <w14:ligatures w14:val="none"/>
        </w:rPr>
        <w:t xml:space="preserve"> 537–51. https://doi.org/10.1002/bimj.201100134.</w:t>
      </w:r>
    </w:p>
    <w:p w14:paraId="7DD5E5B8"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Schlesinger, J. S. (1980). Laterality and myth continued. </w:t>
      </w:r>
      <w:r w:rsidRPr="006D0EC3">
        <w:rPr>
          <w:rFonts w:ascii="Calibri" w:hAnsi="Calibri" w:cs="Calibri"/>
          <w:i/>
          <w:kern w:val="0"/>
          <w14:ligatures w14:val="none"/>
        </w:rPr>
        <w:t>American Psychologist</w:t>
      </w:r>
      <w:r w:rsidRPr="006D0EC3">
        <w:rPr>
          <w:rFonts w:ascii="Calibri" w:hAnsi="Calibri" w:cs="Calibri"/>
          <w:kern w:val="0"/>
          <w14:ligatures w14:val="none"/>
        </w:rPr>
        <w:t xml:space="preserve">, </w:t>
      </w:r>
      <w:r w:rsidRPr="006D0EC3">
        <w:rPr>
          <w:rFonts w:ascii="Calibri" w:hAnsi="Calibri" w:cs="Calibri"/>
          <w:i/>
          <w:kern w:val="0"/>
          <w14:ligatures w14:val="none"/>
        </w:rPr>
        <w:t>35</w:t>
      </w:r>
      <w:r w:rsidRPr="006D0EC3">
        <w:rPr>
          <w:rFonts w:ascii="Calibri" w:hAnsi="Calibri" w:cs="Calibri"/>
          <w:kern w:val="0"/>
          <w14:ligatures w14:val="none"/>
        </w:rPr>
        <w:t>(12), 1147–1149. https://doi.org/10.1037/0003-066X.35.12.1147</w:t>
      </w:r>
    </w:p>
    <w:p w14:paraId="11DACDF1"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Schmitz, J., Metz, G. A. S., Güntürkün, O., &amp; Ocklenburg, S. (2017). Beyond the genome—Towards an epigenetic understanding of handedness ontogenesis. </w:t>
      </w:r>
      <w:r w:rsidRPr="006D0EC3">
        <w:rPr>
          <w:rFonts w:ascii="Calibri" w:hAnsi="Calibri" w:cs="Calibri"/>
          <w:i/>
          <w:kern w:val="0"/>
          <w14:ligatures w14:val="none"/>
        </w:rPr>
        <w:t>Progress in Neurobiology</w:t>
      </w:r>
      <w:r w:rsidRPr="006D0EC3">
        <w:rPr>
          <w:rFonts w:ascii="Calibri" w:hAnsi="Calibri" w:cs="Calibri"/>
          <w:kern w:val="0"/>
          <w14:ligatures w14:val="none"/>
        </w:rPr>
        <w:t xml:space="preserve">, </w:t>
      </w:r>
      <w:r w:rsidRPr="006D0EC3">
        <w:rPr>
          <w:rFonts w:ascii="Calibri" w:hAnsi="Calibri" w:cs="Calibri"/>
          <w:i/>
          <w:kern w:val="0"/>
          <w14:ligatures w14:val="none"/>
        </w:rPr>
        <w:t>159</w:t>
      </w:r>
      <w:r w:rsidRPr="006D0EC3">
        <w:rPr>
          <w:rFonts w:ascii="Calibri" w:hAnsi="Calibri" w:cs="Calibri"/>
          <w:kern w:val="0"/>
          <w14:ligatures w14:val="none"/>
        </w:rPr>
        <w:t>, 69–89. https://doi.org/10.1016/j.pneurobio.2017.10.005</w:t>
      </w:r>
    </w:p>
    <w:p w14:paraId="121B410A"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Shimizu, A., &amp; Endo, M. (1989). Handedness and Familial Sinistrality in a Japanese Student Population. </w:t>
      </w:r>
      <w:r w:rsidRPr="006D0EC3">
        <w:rPr>
          <w:rFonts w:ascii="Calibri" w:hAnsi="Calibri" w:cs="Calibri"/>
          <w:i/>
          <w:kern w:val="0"/>
          <w14:ligatures w14:val="none"/>
        </w:rPr>
        <w:t>Cortex</w:t>
      </w:r>
      <w:r w:rsidRPr="006D0EC3">
        <w:rPr>
          <w:rFonts w:ascii="Calibri" w:hAnsi="Calibri" w:cs="Calibri"/>
          <w:kern w:val="0"/>
          <w14:ligatures w14:val="none"/>
        </w:rPr>
        <w:t xml:space="preserve">, </w:t>
      </w:r>
      <w:r w:rsidRPr="006D0EC3">
        <w:rPr>
          <w:rFonts w:ascii="Calibri" w:hAnsi="Calibri" w:cs="Calibri"/>
          <w:i/>
          <w:kern w:val="0"/>
          <w14:ligatures w14:val="none"/>
        </w:rPr>
        <w:t>19</w:t>
      </w:r>
      <w:r w:rsidRPr="006D0EC3">
        <w:rPr>
          <w:rFonts w:ascii="Calibri" w:hAnsi="Calibri" w:cs="Calibri"/>
          <w:kern w:val="0"/>
          <w14:ligatures w14:val="none"/>
        </w:rPr>
        <w:t>(2), 265–272.</w:t>
      </w:r>
    </w:p>
    <w:p w14:paraId="3A9ACFBC"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lastRenderedPageBreak/>
        <w:t xml:space="preserve">Steenhuis, R. E. (1999). The Relation Between Hand Preference and Hand Performance: What You Get Depends on What You Measure. </w:t>
      </w:r>
      <w:r w:rsidRPr="006D0EC3">
        <w:rPr>
          <w:rFonts w:ascii="Calibri" w:hAnsi="Calibri" w:cs="Calibri"/>
          <w:i/>
          <w:kern w:val="0"/>
          <w14:ligatures w14:val="none"/>
        </w:rPr>
        <w:t>Laterality: Asymmetries of Body, Brain and Cognition</w:t>
      </w:r>
      <w:r w:rsidRPr="006D0EC3">
        <w:rPr>
          <w:rFonts w:ascii="Calibri" w:hAnsi="Calibri" w:cs="Calibri"/>
          <w:kern w:val="0"/>
          <w14:ligatures w14:val="none"/>
        </w:rPr>
        <w:t xml:space="preserve">, </w:t>
      </w:r>
      <w:r w:rsidRPr="006D0EC3">
        <w:rPr>
          <w:rFonts w:ascii="Calibri" w:hAnsi="Calibri" w:cs="Calibri"/>
          <w:i/>
          <w:kern w:val="0"/>
          <w14:ligatures w14:val="none"/>
        </w:rPr>
        <w:t>4</w:t>
      </w:r>
      <w:r w:rsidRPr="006D0EC3">
        <w:rPr>
          <w:rFonts w:ascii="Calibri" w:hAnsi="Calibri" w:cs="Calibri"/>
          <w:kern w:val="0"/>
          <w14:ligatures w14:val="none"/>
        </w:rPr>
        <w:t>(1), 3–26. https://doi.org/10.1080/713754324</w:t>
      </w:r>
    </w:p>
    <w:p w14:paraId="6020347D"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Steenhuis, R. E., &amp; Bryden, M. P. (1989). Different Dimensions of Hand Preference That Relate to Skilled and Unskilled Activities. </w:t>
      </w:r>
      <w:r w:rsidRPr="006D0EC3">
        <w:rPr>
          <w:rFonts w:ascii="Calibri" w:hAnsi="Calibri" w:cs="Calibri"/>
          <w:i/>
          <w:kern w:val="0"/>
          <w14:ligatures w14:val="none"/>
        </w:rPr>
        <w:t>Cortex</w:t>
      </w:r>
      <w:r w:rsidRPr="006D0EC3">
        <w:rPr>
          <w:rFonts w:ascii="Calibri" w:hAnsi="Calibri" w:cs="Calibri"/>
          <w:kern w:val="0"/>
          <w14:ligatures w14:val="none"/>
        </w:rPr>
        <w:t xml:space="preserve">, </w:t>
      </w:r>
      <w:r w:rsidRPr="006D0EC3">
        <w:rPr>
          <w:rFonts w:ascii="Calibri" w:hAnsi="Calibri" w:cs="Calibri"/>
          <w:i/>
          <w:kern w:val="0"/>
          <w14:ligatures w14:val="none"/>
        </w:rPr>
        <w:t>25</w:t>
      </w:r>
      <w:r w:rsidRPr="006D0EC3">
        <w:rPr>
          <w:rFonts w:ascii="Calibri" w:hAnsi="Calibri" w:cs="Calibri"/>
          <w:kern w:val="0"/>
          <w14:ligatures w14:val="none"/>
        </w:rPr>
        <w:t>(2), 289–304. https://doi.org/10.1016/S0010-9452(89)80044-9</w:t>
      </w:r>
    </w:p>
    <w:p w14:paraId="4E8A8D68" w14:textId="77777777" w:rsidR="006D0EC3" w:rsidRP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Tejavibulya, L., Horien, C., Fredricks, C., Ficek-Tani, B., &amp; Scheinost, D. (2024). Brain-handedness associations depend on how and when handedness is measured. </w:t>
      </w:r>
      <w:r w:rsidRPr="006D0EC3">
        <w:rPr>
          <w:rFonts w:ascii="Calibri" w:hAnsi="Calibri" w:cs="Calibri"/>
          <w:i/>
          <w:kern w:val="0"/>
          <w14:ligatures w14:val="none"/>
        </w:rPr>
        <w:t>BioRxiv</w:t>
      </w:r>
      <w:r w:rsidRPr="006D0EC3">
        <w:rPr>
          <w:rFonts w:ascii="Calibri" w:hAnsi="Calibri" w:cs="Calibri"/>
          <w:kern w:val="0"/>
          <w14:ligatures w14:val="none"/>
        </w:rPr>
        <w:t>. https://doi.org/10.1101/2024.02.15.580563</w:t>
      </w:r>
    </w:p>
    <w:p w14:paraId="345F9B22" w14:textId="77777777" w:rsidR="006D0EC3" w:rsidRDefault="006D0EC3" w:rsidP="006D0EC3">
      <w:pPr>
        <w:spacing w:before="0"/>
        <w:ind w:hanging="480"/>
        <w:jc w:val="left"/>
        <w:rPr>
          <w:rFonts w:ascii="Calibri" w:hAnsi="Calibri" w:cs="Calibri"/>
          <w:kern w:val="0"/>
          <w14:ligatures w14:val="none"/>
        </w:rPr>
      </w:pPr>
      <w:r w:rsidRPr="006D0EC3">
        <w:rPr>
          <w:rFonts w:ascii="Calibri" w:hAnsi="Calibri" w:cs="Calibri"/>
          <w:kern w:val="0"/>
          <w14:ligatures w14:val="none"/>
        </w:rPr>
        <w:t xml:space="preserve">Uomini, N. T., &amp; Ruck, L. (2018). Manual laterality and cognition through evolution: An archeological perspective. In </w:t>
      </w:r>
      <w:r w:rsidRPr="006D0EC3">
        <w:rPr>
          <w:rFonts w:ascii="Calibri" w:hAnsi="Calibri" w:cs="Calibri"/>
          <w:i/>
          <w:kern w:val="0"/>
          <w14:ligatures w14:val="none"/>
        </w:rPr>
        <w:t>Progress in Brain Research</w:t>
      </w:r>
      <w:r w:rsidRPr="006D0EC3">
        <w:rPr>
          <w:rFonts w:ascii="Calibri" w:hAnsi="Calibri" w:cs="Calibri"/>
          <w:kern w:val="0"/>
          <w14:ligatures w14:val="none"/>
        </w:rPr>
        <w:t xml:space="preserve"> (1st ed., Vol. 238, pp. 295–323). Elsevier B.V. https://doi.org/10.1016/bs.pbr.2018.06.015</w:t>
      </w:r>
    </w:p>
    <w:p w14:paraId="143FCA26" w14:textId="5FE9342C" w:rsidR="000D0202" w:rsidRDefault="003A6B9E" w:rsidP="006D0EC3">
      <w:pPr>
        <w:spacing w:before="0"/>
        <w:ind w:hanging="480"/>
        <w:jc w:val="left"/>
        <w:rPr>
          <w:rFonts w:ascii="Calibri" w:hAnsi="Calibri" w:cs="Calibri"/>
          <w:kern w:val="0"/>
          <w14:ligatures w14:val="none"/>
        </w:rPr>
      </w:pPr>
      <w:r>
        <w:rPr>
          <w:rFonts w:ascii="Calibri" w:hAnsi="Calibri" w:cs="Calibri"/>
          <w:kern w:val="0"/>
          <w14:ligatures w14:val="none"/>
        </w:rPr>
        <w:t xml:space="preserve">Van der </w:t>
      </w:r>
      <w:r w:rsidR="000D0202" w:rsidRPr="000D0202">
        <w:rPr>
          <w:rFonts w:ascii="Calibri" w:hAnsi="Calibri" w:cs="Calibri"/>
          <w:kern w:val="0"/>
          <w14:ligatures w14:val="none"/>
        </w:rPr>
        <w:t>Walt, Stéfan, S Chris Colbert, and Gaël Varoquaux.</w:t>
      </w:r>
      <w:r w:rsidR="000D0202">
        <w:rPr>
          <w:rFonts w:ascii="Calibri" w:hAnsi="Calibri" w:cs="Calibri"/>
          <w:kern w:val="0"/>
          <w14:ligatures w14:val="none"/>
        </w:rPr>
        <w:t xml:space="preserve"> (2011)</w:t>
      </w:r>
      <w:r w:rsidR="000D0202" w:rsidRPr="000D0202">
        <w:rPr>
          <w:rFonts w:ascii="Calibri" w:hAnsi="Calibri" w:cs="Calibri"/>
          <w:kern w:val="0"/>
          <w14:ligatures w14:val="none"/>
        </w:rPr>
        <w:t xml:space="preserve"> The NumPy Array: A Structure for Efficient Numerical Computation. Computing in Science &amp; Engineering 13, no. 2 (March 2011): 22–30. https://doi.org/10.1109/MCSE.2011.37.</w:t>
      </w:r>
    </w:p>
    <w:p w14:paraId="293E98B2" w14:textId="68271FC2" w:rsidR="00DF3589" w:rsidRDefault="00DF3589" w:rsidP="006D0EC3">
      <w:pPr>
        <w:spacing w:before="0"/>
        <w:ind w:hanging="480"/>
        <w:jc w:val="left"/>
        <w:rPr>
          <w:rFonts w:ascii="Calibri" w:hAnsi="Calibri" w:cs="Calibri"/>
          <w:kern w:val="0"/>
          <w14:ligatures w14:val="none"/>
        </w:rPr>
      </w:pPr>
      <w:r w:rsidRPr="00DF3589">
        <w:rPr>
          <w:rFonts w:ascii="Calibri" w:hAnsi="Calibri" w:cs="Calibri"/>
          <w:kern w:val="0"/>
          <w14:ligatures w14:val="none"/>
        </w:rPr>
        <w:t xml:space="preserve">Van Rossum, Guido and others. </w:t>
      </w:r>
      <w:r>
        <w:rPr>
          <w:rFonts w:ascii="Calibri" w:hAnsi="Calibri" w:cs="Calibri"/>
          <w:kern w:val="0"/>
          <w14:ligatures w14:val="none"/>
        </w:rPr>
        <w:t xml:space="preserve">(2007) </w:t>
      </w:r>
      <w:r w:rsidRPr="00DF3589">
        <w:rPr>
          <w:rFonts w:ascii="Calibri" w:hAnsi="Calibri" w:cs="Calibri"/>
          <w:kern w:val="0"/>
          <w14:ligatures w14:val="none"/>
        </w:rPr>
        <w:t>Python Programming Language. In USENIX Annual Technical Conference.</w:t>
      </w:r>
    </w:p>
    <w:p w14:paraId="04615D26" w14:textId="76E64D5D" w:rsidR="003A6B9E" w:rsidRPr="006D0EC3" w:rsidRDefault="003A6B9E" w:rsidP="006D0EC3">
      <w:pPr>
        <w:spacing w:before="0"/>
        <w:ind w:hanging="480"/>
        <w:jc w:val="left"/>
        <w:rPr>
          <w:rFonts w:ascii="Calibri" w:hAnsi="Calibri" w:cs="Calibri"/>
          <w:kern w:val="0"/>
          <w14:ligatures w14:val="none"/>
        </w:rPr>
      </w:pPr>
      <w:r w:rsidRPr="003A6B9E">
        <w:rPr>
          <w:rFonts w:ascii="Calibri" w:hAnsi="Calibri" w:cs="Calibri"/>
          <w:kern w:val="0"/>
          <w14:ligatures w14:val="none"/>
        </w:rPr>
        <w:t xml:space="preserve">Virtanen, Pauli, Ralf Gommers, Travis E Oliphant, Matt Haberland, K Jarrod Millman, Nikolay Mayorov, Andrew R. J. Nelson, et al. </w:t>
      </w:r>
      <w:r>
        <w:rPr>
          <w:rFonts w:ascii="Calibri" w:hAnsi="Calibri" w:cs="Calibri"/>
          <w:kern w:val="0"/>
          <w14:ligatures w14:val="none"/>
        </w:rPr>
        <w:t xml:space="preserve">(2020) </w:t>
      </w:r>
      <w:r w:rsidRPr="003A6B9E">
        <w:rPr>
          <w:rFonts w:ascii="Calibri" w:hAnsi="Calibri" w:cs="Calibri"/>
          <w:kern w:val="0"/>
          <w14:ligatures w14:val="none"/>
        </w:rPr>
        <w:t>SciPy 1.0: Fundamental Algorithms for Scientific Computing in Python. Nature Methods, February 3, 2020, 1–21. https://doi.org/10.1038/s41592-019-0686-2.</w:t>
      </w:r>
    </w:p>
    <w:p w14:paraId="685F58BC" w14:textId="77777777" w:rsidR="00FF49A6" w:rsidRDefault="00FF49A6">
      <w:pPr>
        <w:spacing w:before="0" w:line="240" w:lineRule="auto"/>
        <w:jc w:val="left"/>
        <w:rPr>
          <w:rFonts w:asciiTheme="majorHAnsi" w:eastAsiaTheme="majorEastAsia" w:hAnsiTheme="majorHAnsi"/>
          <w:b/>
          <w:bCs/>
          <w:color w:val="000000" w:themeColor="text1"/>
          <w:sz w:val="40"/>
          <w:szCs w:val="40"/>
          <w:lang w:val="en-US"/>
        </w:rPr>
      </w:pPr>
      <w:r>
        <w:br w:type="page"/>
      </w:r>
    </w:p>
    <w:p w14:paraId="227CEB99" w14:textId="0DF3391E" w:rsidR="00CA52DA" w:rsidRDefault="00FF49A6" w:rsidP="00CB5F62">
      <w:pPr>
        <w:pStyle w:val="Heading1"/>
      </w:pPr>
      <w:r>
        <w:lastRenderedPageBreak/>
        <w:t>Figures</w:t>
      </w:r>
    </w:p>
    <w:p w14:paraId="7BD286FD" w14:textId="77777777" w:rsidR="00FF49A6" w:rsidRDefault="00FF49A6" w:rsidP="00FF49A6">
      <w:r w:rsidRPr="00E95FD5">
        <w:rPr>
          <w:noProof/>
        </w:rPr>
        <w:drawing>
          <wp:inline distT="0" distB="0" distL="0" distR="0" wp14:anchorId="2C31AEF0" wp14:editId="0911065B">
            <wp:extent cx="5727700" cy="1972475"/>
            <wp:effectExtent l="0" t="0" r="0" b="0"/>
            <wp:docPr id="2042946759" name="image17.png"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descr="A diagram of a model&#10;&#10;Description automatically generated"/>
                    <pic:cNvPicPr preferRelativeResize="0"/>
                  </pic:nvPicPr>
                  <pic:blipFill>
                    <a:blip r:embed="rId16"/>
                    <a:srcRect/>
                    <a:stretch>
                      <a:fillRect/>
                    </a:stretch>
                  </pic:blipFill>
                  <pic:spPr>
                    <a:xfrm>
                      <a:off x="0" y="0"/>
                      <a:ext cx="5727700" cy="1972475"/>
                    </a:xfrm>
                    <a:prstGeom prst="rect">
                      <a:avLst/>
                    </a:prstGeom>
                    <a:ln/>
                  </pic:spPr>
                </pic:pic>
              </a:graphicData>
            </a:graphic>
          </wp:inline>
        </w:drawing>
      </w:r>
      <w:bookmarkStart w:id="106" w:name="_Ref171864228"/>
    </w:p>
    <w:p w14:paraId="5691A347" w14:textId="767F7966" w:rsidR="00FF49A6" w:rsidRDefault="00FF49A6" w:rsidP="00FF49A6">
      <w:bookmarkStart w:id="107" w:name="_Ref171970347"/>
      <w:r w:rsidRPr="00A04B81">
        <w:rPr>
          <w:b/>
          <w:bCs/>
        </w:rPr>
        <w:t xml:space="preserve">Figure </w:t>
      </w:r>
      <w:r w:rsidRPr="00A04B81">
        <w:rPr>
          <w:b/>
          <w:bCs/>
        </w:rPr>
        <w:fldChar w:fldCharType="begin"/>
      </w:r>
      <w:r w:rsidRPr="00A04B81">
        <w:rPr>
          <w:b/>
          <w:bCs/>
        </w:rPr>
        <w:instrText xml:space="preserve"> SEQ Figure \* ARABIC </w:instrText>
      </w:r>
      <w:r w:rsidRPr="00A04B81">
        <w:rPr>
          <w:b/>
          <w:bCs/>
        </w:rPr>
        <w:fldChar w:fldCharType="separate"/>
      </w:r>
      <w:r w:rsidR="00192F32">
        <w:rPr>
          <w:b/>
          <w:bCs/>
          <w:noProof/>
        </w:rPr>
        <w:t>1</w:t>
      </w:r>
      <w:r w:rsidRPr="00A04B81">
        <w:rPr>
          <w:b/>
          <w:bCs/>
        </w:rPr>
        <w:fldChar w:fldCharType="end"/>
      </w:r>
      <w:bookmarkEnd w:id="106"/>
      <w:bookmarkEnd w:id="107"/>
      <w:r w:rsidRPr="00A04B81">
        <w:rPr>
          <w:b/>
          <w:bCs/>
        </w:rPr>
        <w:t>. Study design.</w:t>
      </w:r>
      <w:r w:rsidRPr="00A04B81">
        <w:t xml:space="preserve"> </w:t>
      </w:r>
      <w:r w:rsidRPr="004F7551">
        <w:rPr>
          <w:i/>
          <w:iCs/>
        </w:rPr>
        <w:t>θ</w:t>
      </w:r>
      <w:r w:rsidRPr="00A04B81">
        <w:t xml:space="preserve">: model parameters, either </w:t>
      </w:r>
      <w:r w:rsidRPr="00B039A6">
        <w:rPr>
          <w:i/>
          <w:iCs/>
        </w:rPr>
        <w:t>ρ</w:t>
      </w:r>
      <w:r w:rsidRPr="00A04B81">
        <w:t xml:space="preserve">, </w:t>
      </w:r>
      <w:r w:rsidRPr="00B039A6">
        <w:rPr>
          <w:i/>
          <w:iCs/>
        </w:rPr>
        <w:t>α</w:t>
      </w:r>
      <w:r w:rsidRPr="00A04B81">
        <w:t xml:space="preserve"> and </w:t>
      </w:r>
      <w:r w:rsidRPr="00B039A6">
        <w:rPr>
          <w:i/>
          <w:iCs/>
        </w:rPr>
        <w:t>β</w:t>
      </w:r>
      <w:r w:rsidRPr="00A04B81">
        <w:t xml:space="preserve"> or </w:t>
      </w:r>
      <w:r w:rsidRPr="00B039A6">
        <w:rPr>
          <w:i/>
          <w:iCs/>
        </w:rPr>
        <w:t>ρ</w:t>
      </w:r>
      <w:r w:rsidRPr="00A04B81">
        <w:t xml:space="preserve"> and </w:t>
      </w:r>
      <w:r w:rsidRPr="00B039A6">
        <w:rPr>
          <w:i/>
          <w:iCs/>
        </w:rPr>
        <w:t>α</w:t>
      </w:r>
      <w:r w:rsidRPr="00A04B81">
        <w:t xml:space="preserve"> when fixing </w:t>
      </w:r>
      <w:r w:rsidRPr="00B039A6">
        <w:rPr>
          <w:i/>
          <w:iCs/>
        </w:rPr>
        <w:t>β</w:t>
      </w:r>
      <w:r w:rsidRPr="00A04B81">
        <w:t xml:space="preserve"> to zero. Model: transformation from </w:t>
      </w:r>
      <w:r w:rsidR="00493C36">
        <w:t>parameters</w:t>
      </w:r>
      <w:r w:rsidRPr="00A04B81">
        <w:t xml:space="preserve"> to T</w:t>
      </w:r>
      <w:r w:rsidR="00493C36">
        <w:t xml:space="preserve"> (</w:t>
      </w:r>
      <w:r w:rsidR="00493C36" w:rsidRPr="00493C36">
        <w:fldChar w:fldCharType="begin"/>
      </w:r>
      <w:r w:rsidR="00493C36" w:rsidRPr="00493C36">
        <w:instrText xml:space="preserve"> REF _Ref172120914 \h  \* MERGEFORMAT </w:instrText>
      </w:r>
      <w:r w:rsidR="00493C36" w:rsidRPr="00493C36">
        <w:fldChar w:fldCharType="separate"/>
      </w:r>
      <w:r w:rsidR="00493C36" w:rsidRPr="00493C36">
        <w:t xml:space="preserve">Table </w:t>
      </w:r>
      <w:r w:rsidR="00493C36" w:rsidRPr="00493C36">
        <w:rPr>
          <w:noProof/>
        </w:rPr>
        <w:t>1</w:t>
      </w:r>
      <w:r w:rsidR="00493C36" w:rsidRPr="00493C36">
        <w:fldChar w:fldCharType="end"/>
      </w:r>
      <w:r w:rsidR="00493C36">
        <w:t xml:space="preserve">) </w:t>
      </w:r>
      <w:r w:rsidRPr="00A04B81">
        <w:t xml:space="preserve">and from </w:t>
      </w:r>
      <w:r w:rsidRPr="00B039A6">
        <w:rPr>
          <w:i/>
          <w:iCs/>
        </w:rPr>
        <w:t>θ</w:t>
      </w:r>
      <w:r w:rsidRPr="00A04B81">
        <w:t xml:space="preserve"> to </w:t>
      </w:r>
      <w:r w:rsidRPr="00B039A6">
        <w:rPr>
          <w:i/>
          <w:iCs/>
        </w:rPr>
        <w:t>F</w:t>
      </w:r>
      <w:r w:rsidRPr="00B039A6">
        <w:rPr>
          <w:i/>
          <w:iCs/>
          <w:vertAlign w:val="subscript"/>
        </w:rPr>
        <w:t>DL</w:t>
      </w:r>
      <w:r w:rsidRPr="00A04B81">
        <w:t xml:space="preserve"> using eqs. 1-2. MLE: parameter inference from data </w:t>
      </w:r>
      <w:r w:rsidRPr="00B039A6">
        <w:t xml:space="preserve">D by maximizing </w:t>
      </w:r>
      <w:r w:rsidRPr="00B039A6">
        <w:rPr>
          <w:i/>
          <w:iCs/>
        </w:rPr>
        <w:t>S</w:t>
      </w:r>
      <w:r w:rsidRPr="00B039A6">
        <w:rPr>
          <w:i/>
          <w:iCs/>
          <w:vertAlign w:val="subscript"/>
        </w:rPr>
        <w:t>T</w:t>
      </w:r>
      <w:r w:rsidRPr="00A04B81">
        <w:t xml:space="preserve"> (eq. 5; scenario A and B) or </w:t>
      </w:r>
      <w:r w:rsidRPr="00B039A6">
        <w:rPr>
          <w:i/>
          <w:iCs/>
        </w:rPr>
        <w:t>S</w:t>
      </w:r>
      <w:r w:rsidRPr="00B039A6">
        <w:rPr>
          <w:i/>
          <w:iCs/>
          <w:vertAlign w:val="subscript"/>
        </w:rPr>
        <w:t>M</w:t>
      </w:r>
      <w:r w:rsidRPr="00A04B81">
        <w:t xml:space="preserve"> (eq. 4; scenario C) using </w:t>
      </w:r>
      <w:r w:rsidR="00C257C6">
        <w:t xml:space="preserve">the </w:t>
      </w:r>
      <w:r w:rsidRPr="00A04B81">
        <w:t xml:space="preserve">Nelder-Mead method. Adjust: transforming </w:t>
      </w:r>
      <w:r w:rsidRPr="00B039A6">
        <w:rPr>
          <w:i/>
          <w:iCs/>
        </w:rPr>
        <w:t>T</w:t>
      </w:r>
      <w:r w:rsidRPr="00A04B81">
        <w:t xml:space="preserve"> to </w:t>
      </w:r>
      <w:r w:rsidRPr="00B039A6">
        <w:rPr>
          <w:i/>
          <w:iCs/>
        </w:rPr>
        <w:t>M</w:t>
      </w:r>
      <w:r w:rsidRPr="00A04B81">
        <w:t xml:space="preserve"> to adjust for criterion shift using </w:t>
      </w:r>
      <w:r w:rsidRPr="00B039A6">
        <w:rPr>
          <w:i/>
          <w:iCs/>
        </w:rPr>
        <w:t>F</w:t>
      </w:r>
      <w:r w:rsidRPr="00B039A6">
        <w:rPr>
          <w:i/>
          <w:iCs/>
          <w:vertAlign w:val="subscript"/>
        </w:rPr>
        <w:t>DL</w:t>
      </w:r>
      <w:r w:rsidRPr="00A04B81">
        <w:t xml:space="preserve"> and eq. 3 (</w:t>
      </w:r>
      <w:r w:rsidRPr="00684C24">
        <w:rPr>
          <w:i/>
          <w:iCs/>
        </w:rPr>
        <w:t>M=PTO</w:t>
      </w:r>
      <w:r w:rsidRPr="00A04B81">
        <w:t xml:space="preserve">). Goodness-of-fit: comparing observations and model predictions, that is, </w:t>
      </w:r>
      <w:r w:rsidRPr="00B039A6">
        <w:rPr>
          <w:i/>
          <w:iCs/>
        </w:rPr>
        <w:t>T̂</w:t>
      </w:r>
      <w:r w:rsidRPr="00A04B81">
        <w:t xml:space="preserve"> in scenario A and </w:t>
      </w:r>
      <w:r w:rsidRPr="00B039A6">
        <w:rPr>
          <w:i/>
          <w:iCs/>
        </w:rPr>
        <w:t>M̂</w:t>
      </w:r>
      <w:r w:rsidRPr="00A04B81">
        <w:t xml:space="preserve"> in scenario B and C, using a G-test, which results in a G statistic and a p-value.</w:t>
      </w:r>
    </w:p>
    <w:p w14:paraId="0300E1DB" w14:textId="77777777" w:rsidR="00FF49A6" w:rsidRDefault="00FF49A6">
      <w:pPr>
        <w:spacing w:before="0" w:line="240" w:lineRule="auto"/>
        <w:jc w:val="left"/>
      </w:pPr>
      <w:r>
        <w:br w:type="page"/>
      </w:r>
    </w:p>
    <w:p w14:paraId="53E53346" w14:textId="2C2C0AE1" w:rsidR="00FF49A6" w:rsidRDefault="00D00A13" w:rsidP="00FF49A6">
      <w:pPr>
        <w:jc w:val="center"/>
      </w:pPr>
      <w:r>
        <w:rPr>
          <w:noProof/>
        </w:rPr>
        <w:lastRenderedPageBreak/>
        <w:drawing>
          <wp:inline distT="0" distB="0" distL="0" distR="0" wp14:anchorId="04EA4F93" wp14:editId="4344AE89">
            <wp:extent cx="2805883" cy="2700000"/>
            <wp:effectExtent l="0" t="0" r="1270" b="5715"/>
            <wp:docPr id="238713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3989" name="Picture 238713989"/>
                    <pic:cNvPicPr/>
                  </pic:nvPicPr>
                  <pic:blipFill>
                    <a:blip r:embed="rId17">
                      <a:extLst>
                        <a:ext uri="{28A0092B-C50C-407E-A947-70E740481C1C}">
                          <a14:useLocalDpi xmlns:a14="http://schemas.microsoft.com/office/drawing/2010/main" val="0"/>
                        </a:ext>
                      </a:extLst>
                    </a:blip>
                    <a:stretch>
                      <a:fillRect/>
                    </a:stretch>
                  </pic:blipFill>
                  <pic:spPr>
                    <a:xfrm>
                      <a:off x="0" y="0"/>
                      <a:ext cx="2805883" cy="2700000"/>
                    </a:xfrm>
                    <a:prstGeom prst="rect">
                      <a:avLst/>
                    </a:prstGeom>
                  </pic:spPr>
                </pic:pic>
              </a:graphicData>
            </a:graphic>
          </wp:inline>
        </w:drawing>
      </w:r>
      <w:r>
        <w:rPr>
          <w:noProof/>
        </w:rPr>
        <w:drawing>
          <wp:inline distT="0" distB="0" distL="0" distR="0" wp14:anchorId="30AA2604" wp14:editId="3E282FE0">
            <wp:extent cx="2814231" cy="2700000"/>
            <wp:effectExtent l="0" t="0" r="5715" b="5715"/>
            <wp:docPr id="1574188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8551" name="Picture 1574188551"/>
                    <pic:cNvPicPr/>
                  </pic:nvPicPr>
                  <pic:blipFill>
                    <a:blip r:embed="rId18">
                      <a:extLst>
                        <a:ext uri="{28A0092B-C50C-407E-A947-70E740481C1C}">
                          <a14:useLocalDpi xmlns:a14="http://schemas.microsoft.com/office/drawing/2010/main" val="0"/>
                        </a:ext>
                      </a:extLst>
                    </a:blip>
                    <a:stretch>
                      <a:fillRect/>
                    </a:stretch>
                  </pic:blipFill>
                  <pic:spPr>
                    <a:xfrm>
                      <a:off x="0" y="0"/>
                      <a:ext cx="2814231" cy="2700000"/>
                    </a:xfrm>
                    <a:prstGeom prst="rect">
                      <a:avLst/>
                    </a:prstGeom>
                  </pic:spPr>
                </pic:pic>
              </a:graphicData>
            </a:graphic>
          </wp:inline>
        </w:drawing>
      </w:r>
    </w:p>
    <w:p w14:paraId="292DC4AC" w14:textId="7BDC637B" w:rsidR="00192F32" w:rsidRDefault="00FF49A6" w:rsidP="00FF49A6">
      <w:bookmarkStart w:id="108" w:name="_Ref171957415"/>
      <w:r w:rsidRPr="00D00A13">
        <w:rPr>
          <w:b/>
          <w:bCs/>
        </w:rPr>
        <w:t xml:space="preserve">Figure </w:t>
      </w:r>
      <w:r w:rsidRPr="00D00A13">
        <w:rPr>
          <w:b/>
          <w:bCs/>
        </w:rPr>
        <w:fldChar w:fldCharType="begin"/>
      </w:r>
      <w:r w:rsidRPr="00D00A13">
        <w:rPr>
          <w:b/>
          <w:bCs/>
        </w:rPr>
        <w:instrText xml:space="preserve"> SEQ Figure \* ARABIC </w:instrText>
      </w:r>
      <w:r w:rsidRPr="00D00A13">
        <w:rPr>
          <w:b/>
          <w:bCs/>
        </w:rPr>
        <w:fldChar w:fldCharType="separate"/>
      </w:r>
      <w:r w:rsidR="00192F32">
        <w:rPr>
          <w:b/>
          <w:bCs/>
          <w:noProof/>
        </w:rPr>
        <w:t>2</w:t>
      </w:r>
      <w:r w:rsidRPr="00D00A13">
        <w:rPr>
          <w:b/>
          <w:bCs/>
        </w:rPr>
        <w:fldChar w:fldCharType="end"/>
      </w:r>
      <w:bookmarkEnd w:id="108"/>
      <w:r w:rsidRPr="00D00A13">
        <w:rPr>
          <w:b/>
          <w:bCs/>
        </w:rPr>
        <w:t>.</w:t>
      </w:r>
      <w:r w:rsidRPr="00CB5F62">
        <w:rPr>
          <w:b/>
          <w:bCs/>
        </w:rPr>
        <w:t xml:space="preserve"> </w:t>
      </w:r>
      <w:r>
        <w:rPr>
          <w:rFonts w:cstheme="minorHAnsi"/>
          <w:b/>
          <w:bCs/>
          <w:lang w:val="en-US"/>
        </w:rPr>
        <w:t>Maximum-likelihood estimation of two model parameters</w:t>
      </w:r>
      <w:r w:rsidRPr="00CB5F62">
        <w:rPr>
          <w:rStyle w:val="Heading2Char"/>
          <w:rFonts w:cstheme="minorHAnsi"/>
          <w:iCs/>
          <w:color w:val="auto"/>
          <w:sz w:val="21"/>
          <w:szCs w:val="21"/>
        </w:rPr>
        <w:t>.</w:t>
      </w:r>
      <w:r w:rsidRPr="00CB5F62">
        <w:t xml:space="preserve"> </w:t>
      </w:r>
      <w:r>
        <w:t>Results of maximum-likelihood estimation</w:t>
      </w:r>
      <w:r w:rsidR="00B1704A">
        <w:t xml:space="preserve"> (MLE)</w:t>
      </w:r>
      <w:r>
        <w:t xml:space="preserve"> of </w:t>
      </w:r>
      <w:r w:rsidRPr="00CB5F62">
        <w:rPr>
          <w:i/>
          <w:iCs/>
        </w:rPr>
        <w:t>ρ</w:t>
      </w:r>
      <w:r w:rsidRPr="00CB5F62">
        <w:t xml:space="preserve"> and </w:t>
      </w:r>
      <w:r w:rsidRPr="00CB5F62">
        <w:rPr>
          <w:i/>
          <w:iCs/>
        </w:rPr>
        <w:t>α</w:t>
      </w:r>
      <w:r>
        <w:t xml:space="preserve"> when </w:t>
      </w:r>
      <w:r w:rsidRPr="00D00A13">
        <w:rPr>
          <w:i/>
          <w:iCs/>
          <w:lang w:val="el-GR"/>
        </w:rPr>
        <w:t>β</w:t>
      </w:r>
      <w:r w:rsidRPr="001C0CFB">
        <w:rPr>
          <w:lang w:val="en-US"/>
        </w:rPr>
        <w:t xml:space="preserve"> </w:t>
      </w:r>
      <w:r>
        <w:rPr>
          <w:lang w:val="en-US"/>
        </w:rPr>
        <w:t xml:space="preserve">is fixed to zero </w:t>
      </w:r>
      <w:r>
        <w:t xml:space="preserve">(see Figures </w:t>
      </w:r>
      <w:r w:rsidRPr="00185B73">
        <w:t>S</w:t>
      </w:r>
      <w:r w:rsidR="00FA7CF5">
        <w:t>2</w:t>
      </w:r>
      <w:r w:rsidR="00185B73">
        <w:t xml:space="preserve"> and </w:t>
      </w:r>
      <w:r w:rsidR="00FA7CF5">
        <w:t>S3</w:t>
      </w:r>
      <w:r>
        <w:t xml:space="preserve"> for the full model). </w:t>
      </w:r>
      <w:r w:rsidR="00B1704A">
        <w:t>MLE</w:t>
      </w:r>
      <w:r>
        <w:t xml:space="preserve"> without adjustment (Scenario A and B, </w:t>
      </w:r>
      <w:r w:rsidR="00B1704A">
        <w:t>dashed lines and circles</w:t>
      </w:r>
      <w:r>
        <w:t xml:space="preserve">): </w:t>
      </w:r>
      <m:oMath>
        <m:acc>
          <m:accPr>
            <m:ctrlPr>
              <w:rPr>
                <w:rFonts w:ascii="Cambria Math" w:hAnsi="Cambria Math"/>
              </w:rPr>
            </m:ctrlPr>
          </m:accPr>
          <m:e>
            <m:r>
              <w:rPr>
                <w:rFonts w:ascii="Cambria Math" w:hAnsi="Cambria Math"/>
              </w:rPr>
              <m:t>ρ</m:t>
            </m:r>
          </m:e>
        </m:acc>
        <m:r>
          <w:rPr>
            <w:rFonts w:ascii="Cambria Math" w:hAnsi="Cambria Math"/>
          </w:rPr>
          <m:t xml:space="preserve">=0.277 </m:t>
        </m:r>
      </m:oMath>
      <w:r w:rsidRPr="00CB5F62">
        <w:t xml:space="preserve">and </w:t>
      </w:r>
      <m:oMath>
        <m:acc>
          <m:accPr>
            <m:ctrlPr>
              <w:rPr>
                <w:rFonts w:ascii="Cambria Math" w:hAnsi="Cambria Math"/>
              </w:rPr>
            </m:ctrlPr>
          </m:accPr>
          <m:e>
            <m:r>
              <w:rPr>
                <w:rFonts w:ascii="Cambria Math" w:hAnsi="Cambria Math"/>
              </w:rPr>
              <m:t>α</m:t>
            </m:r>
          </m:e>
        </m:acc>
        <m:r>
          <w:rPr>
            <w:rFonts w:ascii="Cambria Math" w:hAnsi="Cambria Math"/>
          </w:rPr>
          <m:t>=0.138</m:t>
        </m:r>
      </m:oMath>
      <w:r w:rsidRPr="00CB5F62">
        <w:t xml:space="preserve"> with log-likelihood of -8826.793</w:t>
      </w:r>
      <w:r w:rsidR="00B1704A">
        <w:t xml:space="preserve">. MLE </w:t>
      </w:r>
      <w:r>
        <w:t xml:space="preserve">with adjustment (Scenario C, </w:t>
      </w:r>
      <w:r w:rsidR="00B1704A">
        <w:t xml:space="preserve">trianle and solid </w:t>
      </w:r>
      <w:r>
        <w:t xml:space="preserve">lines): </w:t>
      </w:r>
      <m:oMath>
        <m:acc>
          <m:accPr>
            <m:ctrlPr>
              <w:rPr>
                <w:rFonts w:ascii="Cambria Math" w:hAnsi="Cambria Math" w:cs="Calibri"/>
              </w:rPr>
            </m:ctrlPr>
          </m:accPr>
          <m:e>
            <m:r>
              <w:rPr>
                <w:rFonts w:ascii="Cambria Math" w:hAnsi="Cambria Math" w:cs="Calibri"/>
              </w:rPr>
              <m:t>ρ</m:t>
            </m:r>
          </m:e>
        </m:acc>
        <m:r>
          <w:rPr>
            <w:rFonts w:ascii="Cambria Math" w:hAnsi="Cambria Math" w:cs="Calibri"/>
          </w:rPr>
          <m:t>=0.239</m:t>
        </m:r>
      </m:oMath>
      <w:r w:rsidRPr="00734196">
        <w:rPr>
          <w:rFonts w:ascii="Calibri" w:hAnsi="Calibri" w:cs="Calibri"/>
        </w:rPr>
        <w:t xml:space="preserve"> and </w:t>
      </w:r>
      <m:oMath>
        <m:acc>
          <m:accPr>
            <m:ctrlPr>
              <w:rPr>
                <w:rFonts w:ascii="Cambria Math" w:hAnsi="Cambria Math" w:cs="Calibri"/>
              </w:rPr>
            </m:ctrlPr>
          </m:accPr>
          <m:e>
            <m:r>
              <w:rPr>
                <w:rFonts w:ascii="Cambria Math" w:hAnsi="Cambria Math" w:cs="Calibri"/>
              </w:rPr>
              <m:t>α</m:t>
            </m:r>
          </m:e>
        </m:acc>
        <m:r>
          <w:rPr>
            <w:rFonts w:ascii="Cambria Math" w:hAnsi="Cambria Math" w:cs="Calibri"/>
          </w:rPr>
          <m:t>=0.172</m:t>
        </m:r>
      </m:oMath>
      <w:r w:rsidRPr="00734196">
        <w:rPr>
          <w:rFonts w:ascii="Calibri" w:hAnsi="Calibri" w:cs="Calibri"/>
        </w:rPr>
        <w:t xml:space="preserve"> with log-likelihood of -8567.529</w:t>
      </w:r>
      <w:r>
        <w:rPr>
          <w:rFonts w:ascii="Calibri" w:hAnsi="Calibri" w:cs="Calibri"/>
        </w:rPr>
        <w:t xml:space="preserve">. </w:t>
      </w:r>
      <w:r w:rsidRPr="00D278F6">
        <w:rPr>
          <w:bCs/>
        </w:rPr>
        <w:t>Diagonal panels</w:t>
      </w:r>
      <w:r w:rsidR="00D00A13">
        <w:rPr>
          <w:bCs/>
        </w:rPr>
        <w:t xml:space="preserve"> (a, b, d, e)</w:t>
      </w:r>
      <w:r w:rsidRPr="00D278F6">
        <w:rPr>
          <w:bCs/>
        </w:rPr>
        <w:t>:</w:t>
      </w:r>
      <w:r w:rsidRPr="00CB5F62">
        <w:rPr>
          <w:b/>
        </w:rPr>
        <w:t xml:space="preserve"> </w:t>
      </w:r>
      <w:r w:rsidRPr="00CB5F62">
        <w:t>Markers show log-likelihood values across a range of 1,000 parameter values (1,000</w:t>
      </w:r>
      <w:r w:rsidRPr="00CB5F62">
        <w:rPr>
          <w:vertAlign w:val="superscript"/>
        </w:rPr>
        <w:t>2</w:t>
      </w:r>
      <w:r w:rsidRPr="00CB5F62">
        <w:t xml:space="preserve"> combinations of</w:t>
      </w:r>
      <w:r w:rsidR="007501F9">
        <w:t xml:space="preserve"> </w:t>
      </w:r>
      <w:r w:rsidR="007501F9" w:rsidRPr="00CB5F62">
        <w:rPr>
          <w:i/>
          <w:iCs/>
        </w:rPr>
        <w:t>ρ</w:t>
      </w:r>
      <w:r w:rsidR="007501F9" w:rsidRPr="00CB5F62">
        <w:t xml:space="preserve"> and </w:t>
      </w:r>
      <w:r w:rsidR="007501F9" w:rsidRPr="00CB5F62">
        <w:rPr>
          <w:i/>
          <w:iCs/>
        </w:rPr>
        <w:t>α</w:t>
      </w:r>
      <w:r w:rsidRPr="00CB5F62">
        <w:t xml:space="preserve">). </w:t>
      </w:r>
      <w:r>
        <w:rPr>
          <w:bCs/>
          <w:lang w:val="en-US"/>
        </w:rPr>
        <w:t>Corner panels</w:t>
      </w:r>
      <w:r w:rsidR="00D00A13">
        <w:rPr>
          <w:bCs/>
          <w:lang w:val="en-US"/>
        </w:rPr>
        <w:t xml:space="preserve"> (c, f)</w:t>
      </w:r>
      <w:r w:rsidRPr="00CB5F62">
        <w:rPr>
          <w:b/>
        </w:rPr>
        <w:t>:</w:t>
      </w:r>
      <w:r w:rsidRPr="00CB5F62">
        <w:t xml:space="preserve"> Contour plot</w:t>
      </w:r>
      <w:r w:rsidR="00B1704A">
        <w:t>s</w:t>
      </w:r>
      <w:r w:rsidRPr="00CB5F62">
        <w:t xml:space="preserve"> </w:t>
      </w:r>
      <w:r w:rsidR="00B1704A">
        <w:t>for</w:t>
      </w:r>
      <w:r w:rsidRPr="00CB5F62">
        <w:rPr>
          <w:b/>
        </w:rPr>
        <w:t xml:space="preserve"> </w:t>
      </w:r>
      <w:r w:rsidRPr="00CB5F62">
        <w:t>joint</w:t>
      </w:r>
      <w:r w:rsidRPr="00CB5F62">
        <w:rPr>
          <w:b/>
        </w:rPr>
        <w:t xml:space="preserve"> </w:t>
      </w:r>
      <w:r w:rsidRPr="00CB5F62">
        <w:t>log-likelihood surface. Point estimates estimated using Nelder-Mead algorithm</w:t>
      </w:r>
      <w:r w:rsidR="00B1704A">
        <w:t>.</w:t>
      </w:r>
      <w:r w:rsidRPr="00CB5F62">
        <w:t xml:space="preserve"> </w:t>
      </w:r>
      <w:r w:rsidR="00B1704A">
        <w:t>C</w:t>
      </w:r>
      <w:r w:rsidRPr="00CB5F62">
        <w:t xml:space="preserve">ontour plots </w:t>
      </w:r>
      <w:r>
        <w:t>comput</w:t>
      </w:r>
      <w:r w:rsidR="00B1704A">
        <w:t>ed</w:t>
      </w:r>
      <w:r>
        <w:t xml:space="preserve"> </w:t>
      </w:r>
      <w:r w:rsidRPr="00CB5F62">
        <w:t>over a grid</w:t>
      </w:r>
      <w:r w:rsidR="00B1704A">
        <w:t xml:space="preserve"> of</w:t>
      </w:r>
      <w:r w:rsidRPr="00CB5F62">
        <w:t xml:space="preserve"> 1,000 values for each parameter</w:t>
      </w:r>
      <w:r w:rsidR="00B1704A">
        <w:t xml:space="preserve"> (same as diagonal panels)</w:t>
      </w:r>
      <w:r w:rsidRPr="00CB5F62">
        <w:t>.</w:t>
      </w:r>
    </w:p>
    <w:p w14:paraId="02BFE397" w14:textId="77777777" w:rsidR="00192F32" w:rsidRDefault="00192F32">
      <w:pPr>
        <w:spacing w:before="0" w:line="240" w:lineRule="auto"/>
        <w:jc w:val="left"/>
      </w:pPr>
      <w:r>
        <w:br w:type="page"/>
      </w:r>
    </w:p>
    <w:p w14:paraId="667BFA79" w14:textId="77777777" w:rsidR="00192F32" w:rsidRDefault="00192F32" w:rsidP="00192F32">
      <w:pPr>
        <w:keepNext/>
      </w:pPr>
      <w:r>
        <w:rPr>
          <w:noProof/>
        </w:rPr>
        <w:lastRenderedPageBreak/>
        <w:drawing>
          <wp:inline distT="0" distB="0" distL="0" distR="0" wp14:anchorId="67E5BF25" wp14:editId="73E2E3A0">
            <wp:extent cx="5731510" cy="2259330"/>
            <wp:effectExtent l="0" t="0" r="2540" b="7620"/>
            <wp:docPr id="1133606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259330"/>
                    </a:xfrm>
                    <a:prstGeom prst="rect">
                      <a:avLst/>
                    </a:prstGeom>
                    <a:noFill/>
                    <a:ln>
                      <a:noFill/>
                    </a:ln>
                  </pic:spPr>
                </pic:pic>
              </a:graphicData>
            </a:graphic>
          </wp:inline>
        </w:drawing>
      </w:r>
    </w:p>
    <w:p w14:paraId="220B6CDC" w14:textId="63C680EC" w:rsidR="00C81739" w:rsidRDefault="00192F32" w:rsidP="00192F32">
      <w:pPr>
        <w:pStyle w:val="Caption"/>
      </w:pPr>
      <w:bookmarkStart w:id="109" w:name="_Ref177995513"/>
      <w:r w:rsidRPr="00192F32">
        <w:rPr>
          <w:rFonts w:asciiTheme="minorHAnsi" w:eastAsiaTheme="minorEastAsia" w:hAnsiTheme="minorHAnsi" w:cstheme="majorBidi"/>
          <w:b/>
          <w:bCs/>
          <w:i w:val="0"/>
          <w:iCs w:val="0"/>
          <w:color w:val="auto"/>
          <w:kern w:val="2"/>
          <w:sz w:val="24"/>
          <w:szCs w:val="24"/>
          <w14:ligatures w14:val="standardContextual"/>
        </w:rPr>
        <w:t xml:space="preserve">Figure </w:t>
      </w:r>
      <w:r w:rsidRPr="00192F32">
        <w:rPr>
          <w:rFonts w:asciiTheme="minorHAnsi" w:eastAsiaTheme="minorEastAsia" w:hAnsiTheme="minorHAnsi" w:cstheme="majorBidi"/>
          <w:b/>
          <w:bCs/>
          <w:i w:val="0"/>
          <w:iCs w:val="0"/>
          <w:color w:val="auto"/>
          <w:kern w:val="2"/>
          <w:sz w:val="24"/>
          <w:szCs w:val="24"/>
          <w14:ligatures w14:val="standardContextual"/>
        </w:rPr>
        <w:fldChar w:fldCharType="begin"/>
      </w:r>
      <w:r w:rsidRPr="00192F32">
        <w:rPr>
          <w:rFonts w:asciiTheme="minorHAnsi" w:eastAsiaTheme="minorEastAsia" w:hAnsiTheme="minorHAnsi" w:cstheme="majorBidi"/>
          <w:b/>
          <w:bCs/>
          <w:i w:val="0"/>
          <w:iCs w:val="0"/>
          <w:color w:val="auto"/>
          <w:kern w:val="2"/>
          <w:sz w:val="24"/>
          <w:szCs w:val="24"/>
          <w14:ligatures w14:val="standardContextual"/>
        </w:rPr>
        <w:instrText xml:space="preserve"> SEQ Figure \* ARABIC </w:instrText>
      </w:r>
      <w:r w:rsidRPr="00192F32">
        <w:rPr>
          <w:rFonts w:asciiTheme="minorHAnsi" w:eastAsiaTheme="minorEastAsia" w:hAnsiTheme="minorHAnsi" w:cstheme="majorBidi"/>
          <w:b/>
          <w:bCs/>
          <w:i w:val="0"/>
          <w:iCs w:val="0"/>
          <w:color w:val="auto"/>
          <w:kern w:val="2"/>
          <w:sz w:val="24"/>
          <w:szCs w:val="24"/>
          <w14:ligatures w14:val="standardContextual"/>
        </w:rPr>
        <w:fldChar w:fldCharType="separate"/>
      </w:r>
      <w:r w:rsidRPr="00192F32">
        <w:rPr>
          <w:rFonts w:asciiTheme="minorHAnsi" w:eastAsiaTheme="minorEastAsia" w:hAnsiTheme="minorHAnsi" w:cstheme="majorBidi"/>
          <w:b/>
          <w:bCs/>
          <w:i w:val="0"/>
          <w:iCs w:val="0"/>
          <w:color w:val="auto"/>
          <w:kern w:val="2"/>
          <w:sz w:val="24"/>
          <w:szCs w:val="24"/>
          <w14:ligatures w14:val="standardContextual"/>
        </w:rPr>
        <w:t>3</w:t>
      </w:r>
      <w:r w:rsidRPr="00192F32">
        <w:rPr>
          <w:rFonts w:asciiTheme="minorHAnsi" w:eastAsiaTheme="minorEastAsia" w:hAnsiTheme="minorHAnsi" w:cstheme="majorBidi"/>
          <w:b/>
          <w:bCs/>
          <w:i w:val="0"/>
          <w:iCs w:val="0"/>
          <w:color w:val="auto"/>
          <w:kern w:val="2"/>
          <w:sz w:val="24"/>
          <w:szCs w:val="24"/>
          <w14:ligatures w14:val="standardContextual"/>
        </w:rPr>
        <w:fldChar w:fldCharType="end"/>
      </w:r>
      <w:bookmarkEnd w:id="109"/>
      <w:r w:rsidRPr="00192F32">
        <w:rPr>
          <w:rFonts w:asciiTheme="minorHAnsi" w:eastAsia="Calibri" w:hAnsiTheme="minorHAnsi" w:cstheme="majorBidi"/>
          <w:b/>
          <w:bCs/>
          <w:i w:val="0"/>
          <w:iCs w:val="0"/>
          <w:color w:val="auto"/>
          <w:kern w:val="2"/>
          <w:sz w:val="24"/>
          <w:szCs w:val="24"/>
          <w14:ligatures w14:val="standardContextual"/>
        </w:rPr>
        <w:t xml:space="preserve">. Performance of </w:t>
      </w:r>
      <w:r>
        <w:rPr>
          <w:rFonts w:asciiTheme="minorHAnsi" w:eastAsia="Calibri" w:hAnsiTheme="minorHAnsi" w:cstheme="majorBidi"/>
          <w:b/>
          <w:bCs/>
          <w:i w:val="0"/>
          <w:iCs w:val="0"/>
          <w:color w:val="auto"/>
          <w:kern w:val="2"/>
          <w:sz w:val="24"/>
          <w:szCs w:val="24"/>
          <w14:ligatures w14:val="standardContextual"/>
        </w:rPr>
        <w:t xml:space="preserve">the </w:t>
      </w:r>
      <w:r w:rsidRPr="00192F32">
        <w:rPr>
          <w:rFonts w:asciiTheme="minorHAnsi" w:eastAsia="Calibri" w:hAnsiTheme="minorHAnsi" w:cstheme="majorBidi"/>
          <w:b/>
          <w:bCs/>
          <w:i w:val="0"/>
          <w:iCs w:val="0"/>
          <w:color w:val="auto"/>
          <w:kern w:val="2"/>
          <w:sz w:val="24"/>
          <w:szCs w:val="24"/>
          <w14:ligatures w14:val="standardContextual"/>
        </w:rPr>
        <w:t>parameter estimation</w:t>
      </w:r>
      <w:r>
        <w:rPr>
          <w:rFonts w:asciiTheme="minorHAnsi" w:eastAsia="Calibri" w:hAnsiTheme="minorHAnsi" w:cstheme="majorBidi"/>
          <w:b/>
          <w:bCs/>
          <w:i w:val="0"/>
          <w:iCs w:val="0"/>
          <w:color w:val="auto"/>
          <w:kern w:val="2"/>
          <w:sz w:val="24"/>
          <w:szCs w:val="24"/>
          <w14:ligatures w14:val="standardContextual"/>
        </w:rPr>
        <w:t xml:space="preserve"> method</w:t>
      </w:r>
      <w:r w:rsidRPr="00192F32">
        <w:rPr>
          <w:rFonts w:asciiTheme="minorHAnsi" w:eastAsia="Calibri" w:hAnsiTheme="minorHAnsi" w:cstheme="majorBidi"/>
          <w:b/>
          <w:bCs/>
          <w:i w:val="0"/>
          <w:iCs w:val="0"/>
          <w:color w:val="auto"/>
          <w:kern w:val="2"/>
          <w:sz w:val="24"/>
          <w:szCs w:val="24"/>
          <w14:ligatures w14:val="standardContextual"/>
        </w:rPr>
        <w:t>.</w:t>
      </w:r>
      <w:r w:rsidRPr="00192F32">
        <w:rPr>
          <w:rFonts w:asciiTheme="minorHAnsi" w:eastAsia="Calibri" w:hAnsiTheme="minorHAnsi" w:cstheme="majorBidi"/>
          <w:i w:val="0"/>
          <w:iCs w:val="0"/>
          <w:color w:val="auto"/>
          <w:kern w:val="2"/>
          <w:sz w:val="24"/>
          <w:szCs w:val="24"/>
          <w14:ligatures w14:val="standardContextual"/>
        </w:rPr>
        <w:t xml:space="preserve"> (</w:t>
      </w:r>
      <w:commentRangeStart w:id="110"/>
      <w:commentRangeStart w:id="111"/>
      <w:r w:rsidRPr="00192F32">
        <w:rPr>
          <w:rFonts w:asciiTheme="minorHAnsi" w:eastAsia="Calibri" w:hAnsiTheme="minorHAnsi" w:cstheme="majorBidi"/>
          <w:i w:val="0"/>
          <w:iCs w:val="0"/>
          <w:color w:val="auto"/>
          <w:kern w:val="2"/>
          <w:sz w:val="24"/>
          <w:szCs w:val="24"/>
          <w14:ligatures w14:val="standardContextual"/>
        </w:rPr>
        <w:t>A) The confidence in each parameter estimate as a function of the confidence interval for the parameter</w:t>
      </w:r>
      <w:commentRangeEnd w:id="110"/>
      <w:r w:rsidRPr="00192F32">
        <w:rPr>
          <w:rFonts w:asciiTheme="minorHAnsi" w:eastAsia="Calibri" w:hAnsiTheme="minorHAnsi" w:cstheme="majorBidi"/>
          <w:i w:val="0"/>
          <w:iCs w:val="0"/>
          <w:color w:val="auto"/>
          <w:kern w:val="2"/>
          <w:sz w:val="24"/>
          <w:szCs w:val="24"/>
          <w14:ligatures w14:val="standardContextual"/>
        </w:rPr>
        <w:commentReference w:id="110"/>
      </w:r>
      <w:commentRangeEnd w:id="111"/>
      <w:r w:rsidRPr="00192F32">
        <w:rPr>
          <w:rFonts w:asciiTheme="minorHAnsi" w:eastAsia="Calibri" w:hAnsiTheme="minorHAnsi" w:cstheme="majorBidi"/>
          <w:i w:val="0"/>
          <w:iCs w:val="0"/>
          <w:color w:val="auto"/>
          <w:kern w:val="2"/>
          <w:sz w:val="24"/>
          <w:szCs w:val="24"/>
          <w14:ligatures w14:val="standardContextual"/>
        </w:rPr>
        <w:commentReference w:id="111"/>
      </w:r>
      <w:r w:rsidRPr="00192F32">
        <w:rPr>
          <w:rFonts w:asciiTheme="minorHAnsi" w:eastAsia="Calibri" w:hAnsiTheme="minorHAnsi" w:cstheme="majorBidi"/>
          <w:i w:val="0"/>
          <w:iCs w:val="0"/>
          <w:color w:val="auto"/>
          <w:kern w:val="2"/>
          <w:sz w:val="24"/>
          <w:szCs w:val="24"/>
          <w:rtl/>
          <w14:ligatures w14:val="standardContextual"/>
        </w:rPr>
        <w:t>.</w:t>
      </w:r>
      <w:r w:rsidRPr="00192F32">
        <w:rPr>
          <w:rFonts w:asciiTheme="minorHAnsi" w:eastAsia="Calibri" w:hAnsiTheme="minorHAnsi" w:cstheme="majorBidi"/>
          <w:i w:val="0"/>
          <w:iCs w:val="0"/>
          <w:color w:val="auto"/>
          <w:kern w:val="2"/>
          <w:sz w:val="24"/>
          <w:szCs w:val="24"/>
          <w14:ligatures w14:val="standardContextual"/>
        </w:rPr>
        <w:t xml:space="preserve"> </w:t>
      </w:r>
      <w:r w:rsidRPr="00192F32">
        <w:rPr>
          <w:rFonts w:asciiTheme="minorHAnsi" w:eastAsia="Calibri" w:hAnsiTheme="minorHAnsi" w:cstheme="majorBidi"/>
          <w:b/>
          <w:bCs/>
          <w:i w:val="0"/>
          <w:iCs w:val="0"/>
          <w:color w:val="auto"/>
          <w:kern w:val="2"/>
          <w:sz w:val="24"/>
          <w:szCs w:val="24"/>
          <w14:ligatures w14:val="standardContextual"/>
        </w:rPr>
        <w:t>(B)</w:t>
      </w:r>
      <w:r w:rsidRPr="00192F32">
        <w:rPr>
          <w:rFonts w:asciiTheme="minorHAnsi" w:eastAsia="Calibri" w:hAnsiTheme="minorHAnsi" w:cstheme="majorBidi"/>
          <w:i w:val="0"/>
          <w:iCs w:val="0"/>
          <w:color w:val="auto"/>
          <w:kern w:val="2"/>
          <w:sz w:val="24"/>
          <w:szCs w:val="24"/>
          <w14:ligatures w14:val="standardContextual"/>
        </w:rPr>
        <w:t xml:space="preserve"> The rate at which the true parameter value used to generate the data falls within the estimated confidence interval for that parameter</w:t>
      </w:r>
      <w:r w:rsidRPr="00192F32">
        <w:rPr>
          <w:rFonts w:asciiTheme="minorHAnsi" w:eastAsia="Calibri" w:hAnsiTheme="minorHAnsi" w:cstheme="majorBidi"/>
          <w:i w:val="0"/>
          <w:iCs w:val="0"/>
          <w:color w:val="auto"/>
          <w:kern w:val="2"/>
          <w:sz w:val="24"/>
          <w:szCs w:val="24"/>
          <w:rtl/>
          <w14:ligatures w14:val="standardContextual"/>
        </w:rPr>
        <w:t>.</w:t>
      </w:r>
      <w:r w:rsidRPr="00192F32">
        <w:rPr>
          <w:rFonts w:asciiTheme="minorHAnsi" w:eastAsia="Calibri" w:hAnsiTheme="minorHAnsi" w:cstheme="majorBidi"/>
          <w:i w:val="0"/>
          <w:iCs w:val="0"/>
          <w:color w:val="auto"/>
          <w:kern w:val="2"/>
          <w:sz w:val="24"/>
          <w:szCs w:val="24"/>
          <w14:ligatures w14:val="standardContextual"/>
        </w:rPr>
        <w:t xml:space="preserve"> </w:t>
      </w:r>
      <w:r w:rsidRPr="00192F32">
        <w:rPr>
          <w:rFonts w:asciiTheme="minorHAnsi" w:eastAsia="Calibri" w:hAnsiTheme="minorHAnsi" w:cstheme="majorBidi"/>
          <w:b/>
          <w:bCs/>
          <w:i w:val="0"/>
          <w:iCs w:val="0"/>
          <w:color w:val="auto"/>
          <w:kern w:val="2"/>
          <w:sz w:val="24"/>
          <w:szCs w:val="24"/>
          <w14:ligatures w14:val="standardContextual"/>
        </w:rPr>
        <w:t>(C)</w:t>
      </w:r>
      <w:r w:rsidRPr="00192F32">
        <w:rPr>
          <w:rFonts w:asciiTheme="minorHAnsi" w:eastAsia="Calibri" w:hAnsiTheme="minorHAnsi" w:cstheme="majorBidi"/>
          <w:i w:val="0"/>
          <w:iCs w:val="0"/>
          <w:color w:val="auto"/>
          <w:kern w:val="2"/>
          <w:sz w:val="24"/>
          <w:szCs w:val="24"/>
          <w14:ligatures w14:val="standardContextual"/>
        </w:rPr>
        <w:t xml:space="preserve"> The distribution of ρ and α values estimated from data simulated with </w:t>
      </w:r>
      <w:r w:rsidRPr="00192F32">
        <w:rPr>
          <w:rFonts w:asciiTheme="minorHAnsi" w:eastAsia="Calibri" w:hAnsiTheme="minorHAnsi" w:cstheme="majorBidi"/>
          <w:color w:val="auto"/>
          <w:kern w:val="2"/>
          <w:sz w:val="24"/>
          <w:szCs w:val="24"/>
          <w14:ligatures w14:val="standardContextual"/>
        </w:rPr>
        <w:t>ρ</w:t>
      </w:r>
      <w:r w:rsidRPr="00192F32">
        <w:rPr>
          <w:rFonts w:asciiTheme="minorHAnsi" w:eastAsia="Calibri" w:hAnsiTheme="minorHAnsi" w:cstheme="majorBidi"/>
          <w:i w:val="0"/>
          <w:iCs w:val="0"/>
          <w:color w:val="auto"/>
          <w:kern w:val="2"/>
          <w:sz w:val="24"/>
          <w:szCs w:val="24"/>
          <w14:ligatures w14:val="standardContextual"/>
        </w:rPr>
        <w:t xml:space="preserve">=0.277 and </w:t>
      </w:r>
      <w:r w:rsidRPr="00192F32">
        <w:rPr>
          <w:rFonts w:asciiTheme="minorHAnsi" w:eastAsia="Calibri" w:hAnsiTheme="minorHAnsi" w:cstheme="majorBidi"/>
          <w:color w:val="auto"/>
          <w:kern w:val="2"/>
          <w:sz w:val="24"/>
          <w:szCs w:val="24"/>
          <w14:ligatures w14:val="standardContextual"/>
        </w:rPr>
        <w:t>α</w:t>
      </w:r>
      <w:r w:rsidRPr="00192F32">
        <w:rPr>
          <w:rFonts w:asciiTheme="minorHAnsi" w:eastAsia="Calibri" w:hAnsiTheme="minorHAnsi" w:cstheme="majorBidi"/>
          <w:i w:val="0"/>
          <w:iCs w:val="0"/>
          <w:color w:val="auto"/>
          <w:kern w:val="2"/>
          <w:sz w:val="24"/>
          <w:szCs w:val="24"/>
          <w14:ligatures w14:val="standardContextual"/>
        </w:rPr>
        <w:t>=0.138, the values estimated by Laland et al. (1995) and shown in dashed lines.</w:t>
      </w:r>
    </w:p>
    <w:p w14:paraId="1AECDE6C" w14:textId="5D804116" w:rsidR="0060263C" w:rsidRDefault="0060263C" w:rsidP="00FF49A6">
      <w:pPr>
        <w:rPr>
          <w:highlight w:val="yellow"/>
        </w:rPr>
      </w:pPr>
    </w:p>
    <w:p w14:paraId="56E8941D" w14:textId="77777777" w:rsidR="0060263C" w:rsidRDefault="0060263C">
      <w:pPr>
        <w:spacing w:before="0" w:line="240" w:lineRule="auto"/>
        <w:jc w:val="left"/>
        <w:rPr>
          <w:highlight w:val="yellow"/>
        </w:rPr>
      </w:pPr>
      <w:r>
        <w:rPr>
          <w:highlight w:val="yellow"/>
        </w:rPr>
        <w:br w:type="page"/>
      </w:r>
    </w:p>
    <w:p w14:paraId="133830BA" w14:textId="60C700CE" w:rsidR="000F4F9F" w:rsidRPr="00D71FA2" w:rsidRDefault="0060263C" w:rsidP="00D71FA2">
      <w:pPr>
        <w:pStyle w:val="Heading1"/>
      </w:pPr>
      <w:r>
        <w:lastRenderedPageBreak/>
        <w:t>Tables</w:t>
      </w:r>
      <w:bookmarkStart w:id="112" w:name="_Toc161849383"/>
      <w:bookmarkStart w:id="113" w:name="_Toc162276022"/>
      <w:bookmarkStart w:id="114" w:name="_Toc171803984"/>
    </w:p>
    <w:p w14:paraId="31F0EDE2" w14:textId="590C5A2F" w:rsidR="003A3147" w:rsidRDefault="003A3147" w:rsidP="007C6C76">
      <w:pPr>
        <w:rPr>
          <w:sz w:val="21"/>
          <w:szCs w:val="21"/>
          <w:lang w:val="en-US"/>
        </w:rPr>
      </w:pPr>
      <w:bookmarkStart w:id="115" w:name="_Ref172120914"/>
      <w:r w:rsidRPr="00BB0FB1">
        <w:rPr>
          <w:b/>
          <w:bCs/>
          <w:sz w:val="21"/>
          <w:szCs w:val="21"/>
        </w:rPr>
        <w:t xml:space="preserve">Table </w:t>
      </w:r>
      <w:r w:rsidRPr="00BB0FB1">
        <w:rPr>
          <w:b/>
          <w:bCs/>
          <w:sz w:val="21"/>
          <w:szCs w:val="21"/>
        </w:rPr>
        <w:fldChar w:fldCharType="begin"/>
      </w:r>
      <w:r w:rsidRPr="00BB0FB1">
        <w:rPr>
          <w:b/>
          <w:bCs/>
          <w:sz w:val="21"/>
          <w:szCs w:val="21"/>
        </w:rPr>
        <w:instrText xml:space="preserve"> SEQ Table \* ARABIC </w:instrText>
      </w:r>
      <w:r w:rsidRPr="00BB0FB1">
        <w:rPr>
          <w:b/>
          <w:bCs/>
          <w:sz w:val="21"/>
          <w:szCs w:val="21"/>
        </w:rPr>
        <w:fldChar w:fldCharType="separate"/>
      </w:r>
      <w:r w:rsidR="009D6992">
        <w:rPr>
          <w:b/>
          <w:bCs/>
          <w:noProof/>
          <w:sz w:val="21"/>
          <w:szCs w:val="21"/>
        </w:rPr>
        <w:t>1</w:t>
      </w:r>
      <w:r w:rsidRPr="00BB0FB1">
        <w:rPr>
          <w:b/>
          <w:bCs/>
          <w:sz w:val="21"/>
          <w:szCs w:val="21"/>
        </w:rPr>
        <w:fldChar w:fldCharType="end"/>
      </w:r>
      <w:bookmarkEnd w:id="115"/>
      <w:r w:rsidRPr="00BB0FB1">
        <w:rPr>
          <w:b/>
          <w:bCs/>
          <w:sz w:val="21"/>
          <w:szCs w:val="21"/>
        </w:rPr>
        <w:t xml:space="preserve">. </w:t>
      </w:r>
      <w:bookmarkStart w:id="116" w:name="_Toc171803975"/>
      <w:r w:rsidR="00342D7E">
        <w:rPr>
          <w:sz w:val="21"/>
          <w:szCs w:val="21"/>
        </w:rPr>
        <w:t xml:space="preserve">Frequnecy of </w:t>
      </w:r>
      <w:r w:rsidRPr="00BB0FB1">
        <w:rPr>
          <w:sz w:val="21"/>
          <w:szCs w:val="21"/>
          <w:lang w:val="en-US"/>
        </w:rPr>
        <w:t>right- and left-handed offspring given parental phenotypes and assuming the D allele is fixed in the population.</w:t>
      </w:r>
      <w:bookmarkEnd w:id="116"/>
      <w:r w:rsidR="00DC1166" w:rsidRPr="00BB0FB1">
        <w:rPr>
          <w:sz w:val="21"/>
          <w:szCs w:val="21"/>
          <w:lang w:val="en-US"/>
        </w:rPr>
        <w:t xml:space="preserve"> </w:t>
      </w:r>
      <w:r w:rsidR="00DC1166" w:rsidRPr="00BB0FB1">
        <w:rPr>
          <w:i/>
          <w:iCs/>
          <w:sz w:val="21"/>
          <w:szCs w:val="21"/>
          <w:lang w:val="en-US"/>
        </w:rPr>
        <w:t xml:space="preserve">Model </w:t>
      </w:r>
      <w:r w:rsidR="00DF5002" w:rsidRPr="00BB0FB1">
        <w:rPr>
          <w:sz w:val="21"/>
          <w:szCs w:val="21"/>
          <w:lang w:val="en-US"/>
        </w:rPr>
        <w:t>row</w:t>
      </w:r>
      <w:r w:rsidR="00DF5002" w:rsidRPr="00BB0FB1">
        <w:rPr>
          <w:i/>
          <w:iCs/>
          <w:sz w:val="21"/>
          <w:szCs w:val="21"/>
          <w:lang w:val="en-US"/>
        </w:rPr>
        <w:t xml:space="preserve"> </w:t>
      </w:r>
      <w:r w:rsidR="00342D7E">
        <w:rPr>
          <w:sz w:val="21"/>
          <w:szCs w:val="21"/>
          <w:lang w:val="en-US"/>
        </w:rPr>
        <w:t>shows</w:t>
      </w:r>
      <w:r w:rsidR="00DF5002" w:rsidRPr="00BB0FB1">
        <w:rPr>
          <w:sz w:val="21"/>
          <w:szCs w:val="21"/>
          <w:lang w:val="en-US"/>
        </w:rPr>
        <w:t xml:space="preserve"> </w:t>
      </w:r>
      <w:r w:rsidR="00DC1166" w:rsidRPr="00BB0FB1">
        <w:rPr>
          <w:sz w:val="21"/>
          <w:szCs w:val="21"/>
          <w:lang w:val="en-US"/>
        </w:rPr>
        <w:t>the expectations of the model</w:t>
      </w:r>
      <w:r w:rsidR="00DF5002" w:rsidRPr="00BB0FB1">
        <w:rPr>
          <w:sz w:val="21"/>
          <w:szCs w:val="21"/>
          <w:lang w:val="en-US"/>
        </w:rPr>
        <w:t xml:space="preserve">, the values of matrix </w:t>
      </w:r>
      <w:r w:rsidR="00DF5002" w:rsidRPr="00BB0FB1">
        <w:rPr>
          <w:i/>
          <w:iCs/>
          <w:sz w:val="21"/>
          <w:szCs w:val="21"/>
          <w:lang w:val="en-US"/>
        </w:rPr>
        <w:t>T</w:t>
      </w:r>
      <w:r w:rsidR="00DC1166" w:rsidRPr="00BB0FB1">
        <w:rPr>
          <w:sz w:val="21"/>
          <w:szCs w:val="21"/>
          <w:lang w:val="en-US"/>
        </w:rPr>
        <w:t xml:space="preserve">. </w:t>
      </w:r>
      <w:r w:rsidR="00342D7E">
        <w:rPr>
          <w:i/>
          <w:iCs/>
          <w:sz w:val="21"/>
          <w:szCs w:val="21"/>
          <w:lang w:val="en-US"/>
        </w:rPr>
        <w:t>Data</w:t>
      </w:r>
      <w:r w:rsidR="00342D7E">
        <w:rPr>
          <w:sz w:val="21"/>
          <w:szCs w:val="21"/>
          <w:lang w:val="en-US"/>
        </w:rPr>
        <w:t xml:space="preserve"> row shows a summary of the data. O</w:t>
      </w:r>
      <w:r w:rsidR="00DC1166" w:rsidRPr="00BB0FB1">
        <w:rPr>
          <w:sz w:val="21"/>
          <w:szCs w:val="21"/>
          <w:lang w:val="en-US"/>
        </w:rPr>
        <w:t>ther rows show the maximum-likelihood estimated model parameters and the corresponding predictions without</w:t>
      </w:r>
      <w:r w:rsidR="00DF5002" w:rsidRPr="00BB0FB1">
        <w:rPr>
          <w:sz w:val="21"/>
          <w:szCs w:val="21"/>
          <w:lang w:val="en-US"/>
        </w:rPr>
        <w:t xml:space="preserve"> (</w:t>
      </w:r>
      <m:oMath>
        <m:acc>
          <m:accPr>
            <m:ctrlPr>
              <w:rPr>
                <w:rFonts w:ascii="Cambria Math" w:hAnsi="Cambria Math"/>
                <w:i/>
                <w:sz w:val="21"/>
                <w:szCs w:val="21"/>
                <w:lang w:val="en-US"/>
              </w:rPr>
            </m:ctrlPr>
          </m:accPr>
          <m:e>
            <m:r>
              <w:rPr>
                <w:rFonts w:ascii="Cambria Math" w:hAnsi="Cambria Math"/>
                <w:sz w:val="21"/>
                <w:szCs w:val="21"/>
                <w:lang w:val="en-US"/>
              </w:rPr>
              <m:t>T</m:t>
            </m:r>
          </m:e>
        </m:acc>
      </m:oMath>
      <w:r w:rsidR="00DF5002" w:rsidRPr="00BB0FB1">
        <w:rPr>
          <w:sz w:val="21"/>
          <w:szCs w:val="21"/>
          <w:lang w:val="en-US"/>
        </w:rPr>
        <w:t>)</w:t>
      </w:r>
      <w:r w:rsidR="00DC1166" w:rsidRPr="00BB0FB1">
        <w:rPr>
          <w:sz w:val="21"/>
          <w:szCs w:val="21"/>
          <w:lang w:val="en-US"/>
        </w:rPr>
        <w:t xml:space="preserve"> and with adjustment</w:t>
      </w:r>
      <w:r w:rsidR="00DF5002" w:rsidRPr="00BB0FB1">
        <w:rPr>
          <w:sz w:val="21"/>
          <w:szCs w:val="21"/>
          <w:lang w:val="en-US"/>
        </w:rPr>
        <w:t xml:space="preserve"> (</w:t>
      </w:r>
      <m:oMath>
        <m:acc>
          <m:accPr>
            <m:ctrlPr>
              <w:rPr>
                <w:rFonts w:ascii="Cambria Math" w:hAnsi="Cambria Math"/>
                <w:i/>
                <w:sz w:val="21"/>
                <w:szCs w:val="21"/>
                <w:lang w:val="en-US"/>
              </w:rPr>
            </m:ctrlPr>
          </m:accPr>
          <m:e>
            <m:r>
              <w:rPr>
                <w:rFonts w:ascii="Cambria Math" w:hAnsi="Cambria Math"/>
                <w:sz w:val="21"/>
                <w:szCs w:val="21"/>
                <w:lang w:val="en-US"/>
              </w:rPr>
              <m:t>M</m:t>
            </m:r>
          </m:e>
        </m:acc>
      </m:oMath>
      <w:r w:rsidR="00DF5002" w:rsidRPr="00BB0FB1">
        <w:rPr>
          <w:sz w:val="21"/>
          <w:szCs w:val="21"/>
          <w:lang w:val="en-US"/>
        </w:rPr>
        <w:t>)</w:t>
      </w:r>
      <w:r w:rsidR="00DC1166" w:rsidRPr="00BB0FB1">
        <w:rPr>
          <w:sz w:val="21"/>
          <w:szCs w:val="21"/>
          <w:lang w:val="en-US"/>
        </w:rPr>
        <w:t xml:space="preserve"> for criterion shift and for both the model with three parameters and the model with two parameters and </w:t>
      </w:r>
      <w:r w:rsidR="00DC1166" w:rsidRPr="00BB0FB1">
        <w:rPr>
          <w:rFonts w:hint="cs"/>
          <w:i/>
          <w:iCs/>
          <w:sz w:val="21"/>
          <w:szCs w:val="21"/>
          <w:rtl/>
          <w:lang w:val="en-US"/>
        </w:rPr>
        <w:t>β</w:t>
      </w:r>
      <w:r w:rsidR="00DC1166" w:rsidRPr="001C0CFB">
        <w:rPr>
          <w:sz w:val="21"/>
          <w:szCs w:val="21"/>
          <w:lang w:val="en-US"/>
        </w:rPr>
        <w:t xml:space="preserve"> </w:t>
      </w:r>
      <w:r w:rsidR="00DC1166" w:rsidRPr="00BB0FB1">
        <w:rPr>
          <w:sz w:val="21"/>
          <w:szCs w:val="21"/>
          <w:lang w:val="en-US"/>
        </w:rPr>
        <w:t>fixed at zero.</w:t>
      </w:r>
      <w:r w:rsidR="0094473A">
        <w:rPr>
          <w:sz w:val="21"/>
          <w:szCs w:val="21"/>
          <w:lang w:val="en-US"/>
        </w:rPr>
        <w:t xml:space="preserve"> See supplementary tables for more details.</w:t>
      </w:r>
    </w:p>
    <w:tbl>
      <w:tblPr>
        <w:tblStyle w:val="PlainTable2"/>
        <w:tblW w:w="0" w:type="auto"/>
        <w:tblLook w:val="04A0" w:firstRow="1" w:lastRow="0" w:firstColumn="1" w:lastColumn="0" w:noHBand="0" w:noVBand="1"/>
      </w:tblPr>
      <w:tblGrid>
        <w:gridCol w:w="1555"/>
        <w:gridCol w:w="1396"/>
        <w:gridCol w:w="1094"/>
        <w:gridCol w:w="1039"/>
        <w:gridCol w:w="1094"/>
        <w:gridCol w:w="1039"/>
        <w:gridCol w:w="1094"/>
        <w:gridCol w:w="1039"/>
      </w:tblGrid>
      <w:tr w:rsidR="008745E1" w:rsidRPr="00413499" w14:paraId="3DD69ED8" w14:textId="77777777" w:rsidTr="001132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gridSpan w:val="2"/>
          </w:tcPr>
          <w:p w14:paraId="28A9BBF5" w14:textId="59547E3D" w:rsidR="008745E1" w:rsidRPr="00413499" w:rsidRDefault="008745E1" w:rsidP="00D40829">
            <w:pPr>
              <w:spacing w:line="240" w:lineRule="auto"/>
              <w:jc w:val="center"/>
              <w:rPr>
                <w:sz w:val="16"/>
                <w:szCs w:val="16"/>
              </w:rPr>
            </w:pPr>
            <w:r w:rsidRPr="00413499">
              <w:rPr>
                <w:sz w:val="16"/>
                <w:szCs w:val="16"/>
              </w:rPr>
              <w:t>Parental mating</w:t>
            </w:r>
          </w:p>
        </w:tc>
        <w:tc>
          <w:tcPr>
            <w:tcW w:w="2133" w:type="dxa"/>
            <w:gridSpan w:val="2"/>
          </w:tcPr>
          <w:p w14:paraId="095125AF" w14:textId="1169F35C" w:rsidR="008745E1" w:rsidRPr="00413499" w:rsidRDefault="008745E1" w:rsidP="00D40829">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13499">
              <w:rPr>
                <w:sz w:val="16"/>
                <w:szCs w:val="16"/>
              </w:rPr>
              <w:t>Right x Right</w:t>
            </w:r>
          </w:p>
        </w:tc>
        <w:tc>
          <w:tcPr>
            <w:tcW w:w="2133" w:type="dxa"/>
            <w:gridSpan w:val="2"/>
          </w:tcPr>
          <w:p w14:paraId="117980A4" w14:textId="16E12331" w:rsidR="008745E1" w:rsidRPr="00413499" w:rsidRDefault="008745E1" w:rsidP="00D40829">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13499">
              <w:rPr>
                <w:sz w:val="16"/>
                <w:szCs w:val="16"/>
              </w:rPr>
              <w:t>Right x Left</w:t>
            </w:r>
          </w:p>
        </w:tc>
        <w:tc>
          <w:tcPr>
            <w:tcW w:w="2133" w:type="dxa"/>
            <w:gridSpan w:val="2"/>
          </w:tcPr>
          <w:p w14:paraId="6EB556FA" w14:textId="03B1495C" w:rsidR="008745E1" w:rsidRPr="00413499" w:rsidRDefault="008745E1" w:rsidP="00D40829">
            <w:pPr>
              <w:spacing w:line="240" w:lineRule="auto"/>
              <w:jc w:val="cente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13499">
              <w:rPr>
                <w:sz w:val="16"/>
                <w:szCs w:val="16"/>
              </w:rPr>
              <w:t>Left x Left</w:t>
            </w:r>
          </w:p>
        </w:tc>
      </w:tr>
      <w:tr w:rsidR="008745E1" w:rsidRPr="00413499" w14:paraId="54582BDA" w14:textId="77777777" w:rsidTr="00113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gridSpan w:val="2"/>
          </w:tcPr>
          <w:p w14:paraId="1632520D" w14:textId="6140D7DE" w:rsidR="008745E1" w:rsidRPr="00413499" w:rsidRDefault="008745E1" w:rsidP="00D40829">
            <w:pPr>
              <w:spacing w:line="240" w:lineRule="auto"/>
              <w:jc w:val="center"/>
              <w:rPr>
                <w:sz w:val="16"/>
                <w:szCs w:val="16"/>
              </w:rPr>
            </w:pPr>
            <w:r w:rsidRPr="00413499">
              <w:rPr>
                <w:sz w:val="16"/>
                <w:szCs w:val="16"/>
              </w:rPr>
              <w:t xml:space="preserve">Offspring </w:t>
            </w:r>
            <w:r w:rsidR="00D71FA2" w:rsidRPr="00413499">
              <w:rPr>
                <w:sz w:val="16"/>
                <w:szCs w:val="16"/>
              </w:rPr>
              <w:t>p</w:t>
            </w:r>
            <w:r w:rsidRPr="00413499">
              <w:rPr>
                <w:sz w:val="16"/>
                <w:szCs w:val="16"/>
              </w:rPr>
              <w:t>henotype</w:t>
            </w:r>
          </w:p>
        </w:tc>
        <w:tc>
          <w:tcPr>
            <w:tcW w:w="1094" w:type="dxa"/>
          </w:tcPr>
          <w:p w14:paraId="13208CD2" w14:textId="129C6DF0" w:rsidR="008745E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b/>
                <w:bCs/>
                <w:sz w:val="16"/>
                <w:szCs w:val="16"/>
              </w:rPr>
              <w:t>Right</w:t>
            </w:r>
          </w:p>
        </w:tc>
        <w:tc>
          <w:tcPr>
            <w:tcW w:w="1039" w:type="dxa"/>
          </w:tcPr>
          <w:p w14:paraId="62C722BD" w14:textId="0244F83B" w:rsidR="008745E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b/>
                <w:bCs/>
                <w:sz w:val="16"/>
                <w:szCs w:val="16"/>
              </w:rPr>
              <w:t>Left</w:t>
            </w:r>
          </w:p>
        </w:tc>
        <w:tc>
          <w:tcPr>
            <w:tcW w:w="1094" w:type="dxa"/>
          </w:tcPr>
          <w:p w14:paraId="0C8C8D52" w14:textId="4B1274F2" w:rsidR="008745E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b/>
                <w:bCs/>
                <w:sz w:val="16"/>
                <w:szCs w:val="16"/>
              </w:rPr>
              <w:t>Right</w:t>
            </w:r>
          </w:p>
        </w:tc>
        <w:tc>
          <w:tcPr>
            <w:tcW w:w="1039" w:type="dxa"/>
          </w:tcPr>
          <w:p w14:paraId="07164268" w14:textId="6019922E" w:rsidR="008745E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b/>
                <w:bCs/>
                <w:sz w:val="16"/>
                <w:szCs w:val="16"/>
              </w:rPr>
              <w:t>Left</w:t>
            </w:r>
          </w:p>
        </w:tc>
        <w:tc>
          <w:tcPr>
            <w:tcW w:w="1094" w:type="dxa"/>
          </w:tcPr>
          <w:p w14:paraId="7BFE4B6C" w14:textId="612BB4E8" w:rsidR="008745E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b/>
                <w:bCs/>
                <w:sz w:val="16"/>
                <w:szCs w:val="16"/>
              </w:rPr>
              <w:t>Right</w:t>
            </w:r>
          </w:p>
        </w:tc>
        <w:tc>
          <w:tcPr>
            <w:tcW w:w="1039" w:type="dxa"/>
          </w:tcPr>
          <w:p w14:paraId="65A05E8D" w14:textId="233CF0F0" w:rsidR="008745E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b/>
                <w:bCs/>
                <w:sz w:val="16"/>
                <w:szCs w:val="16"/>
              </w:rPr>
              <w:t>Left</w:t>
            </w:r>
          </w:p>
        </w:tc>
      </w:tr>
      <w:tr w:rsidR="00FC4BF1" w:rsidRPr="00413499" w14:paraId="7831323E" w14:textId="77777777" w:rsidTr="0011323B">
        <w:trPr>
          <w:trHeight w:val="205"/>
        </w:trPr>
        <w:tc>
          <w:tcPr>
            <w:cnfStyle w:val="001000000000" w:firstRow="0" w:lastRow="0" w:firstColumn="1" w:lastColumn="0" w:oddVBand="0" w:evenVBand="0" w:oddHBand="0" w:evenHBand="0" w:firstRowFirstColumn="0" w:firstRowLastColumn="0" w:lastRowFirstColumn="0" w:lastRowLastColumn="0"/>
            <w:tcW w:w="1555" w:type="dxa"/>
          </w:tcPr>
          <w:p w14:paraId="559721DC" w14:textId="08A81D4B" w:rsidR="00FC4BF1" w:rsidRPr="00413499" w:rsidRDefault="00FC4BF1" w:rsidP="00D40829">
            <w:pPr>
              <w:spacing w:line="240" w:lineRule="auto"/>
              <w:jc w:val="center"/>
              <w:rPr>
                <w:sz w:val="16"/>
                <w:szCs w:val="16"/>
              </w:rPr>
            </w:pPr>
            <w:r w:rsidRPr="00413499">
              <w:rPr>
                <w:sz w:val="16"/>
                <w:szCs w:val="16"/>
              </w:rPr>
              <w:t>Model</w:t>
            </w:r>
          </w:p>
        </w:tc>
        <w:tc>
          <w:tcPr>
            <w:tcW w:w="1396" w:type="dxa"/>
          </w:tcPr>
          <w:p w14:paraId="61E59A5B" w14:textId="77777777"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w:hAnsi="Aptos" w:cs="Times New Roman"/>
                <w:sz w:val="16"/>
                <w:szCs w:val="16"/>
              </w:rPr>
            </w:pPr>
          </w:p>
        </w:tc>
        <w:tc>
          <w:tcPr>
            <w:tcW w:w="1094" w:type="dxa"/>
          </w:tcPr>
          <w:p w14:paraId="21FAE2B2" w14:textId="2382899A" w:rsidR="00FC4BF1" w:rsidRPr="00413499" w:rsidRDefault="00000000"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m:oMathPara>
              <m:oMath>
                <m:f>
                  <m:fPr>
                    <m:ctrlPr>
                      <w:rPr>
                        <w:rFonts w:ascii="Cambria Math" w:hAnsi="Cambria Math"/>
                        <w:sz w:val="16"/>
                        <w:szCs w:val="16"/>
                      </w:rPr>
                    </m:ctrlPr>
                  </m:fPr>
                  <m:num>
                    <m:r>
                      <m:rPr>
                        <m:sty m:val="p"/>
                      </m:rPr>
                      <w:rPr>
                        <w:rFonts w:ascii="Cambria Math" w:hAnsi="Cambria Math"/>
                        <w:sz w:val="16"/>
                        <w:szCs w:val="16"/>
                      </w:rPr>
                      <m:t>1</m:t>
                    </m:r>
                  </m:num>
                  <m:den>
                    <m:r>
                      <m:rPr>
                        <m:sty m:val="p"/>
                      </m:rPr>
                      <w:rPr>
                        <w:rFonts w:ascii="Cambria Math" w:hAnsi="Cambria Math"/>
                        <w:sz w:val="16"/>
                        <w:szCs w:val="16"/>
                      </w:rPr>
                      <m:t>2</m:t>
                    </m:r>
                  </m:den>
                </m:f>
                <m:r>
                  <m:rPr>
                    <m:sty m:val="p"/>
                  </m:rPr>
                  <w:rPr>
                    <w:rFonts w:ascii="Cambria Math" w:hAnsi="Cambria Math"/>
                    <w:sz w:val="16"/>
                    <w:szCs w:val="16"/>
                  </w:rPr>
                  <m:t>+</m:t>
                </m:r>
                <m:r>
                  <w:rPr>
                    <w:rFonts w:ascii="Cambria Math" w:hAnsi="Cambria Math"/>
                    <w:sz w:val="16"/>
                    <w:szCs w:val="16"/>
                  </w:rPr>
                  <m:t>ρ</m:t>
                </m:r>
                <m:r>
                  <m:rPr>
                    <m:sty m:val="p"/>
                  </m:rPr>
                  <w:rPr>
                    <w:rFonts w:ascii="Cambria Math" w:hAnsi="Cambria Math"/>
                    <w:sz w:val="16"/>
                    <w:szCs w:val="16"/>
                  </w:rPr>
                  <m:t>+</m:t>
                </m:r>
                <m:r>
                  <w:rPr>
                    <w:rFonts w:ascii="Cambria Math" w:hAnsi="Cambria Math"/>
                    <w:sz w:val="16"/>
                    <w:szCs w:val="16"/>
                  </w:rPr>
                  <m:t>α</m:t>
                </m:r>
              </m:oMath>
            </m:oMathPara>
          </w:p>
        </w:tc>
        <w:tc>
          <w:tcPr>
            <w:tcW w:w="1039" w:type="dxa"/>
          </w:tcPr>
          <w:p w14:paraId="30D77E1D" w14:textId="443F24A3" w:rsidR="00FC4BF1" w:rsidRPr="00413499" w:rsidRDefault="00000000"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m:oMathPara>
              <m:oMath>
                <m:f>
                  <m:fPr>
                    <m:ctrlPr>
                      <w:rPr>
                        <w:rFonts w:ascii="Cambria Math" w:hAnsi="Cambria Math"/>
                        <w:sz w:val="16"/>
                        <w:szCs w:val="16"/>
                      </w:rPr>
                    </m:ctrlPr>
                  </m:fPr>
                  <m:num>
                    <m:r>
                      <m:rPr>
                        <m:sty m:val="p"/>
                      </m:rPr>
                      <w:rPr>
                        <w:rFonts w:ascii="Cambria Math" w:hAnsi="Cambria Math"/>
                        <w:sz w:val="16"/>
                        <w:szCs w:val="16"/>
                      </w:rPr>
                      <m:t>1</m:t>
                    </m:r>
                  </m:num>
                  <m:den>
                    <m:r>
                      <m:rPr>
                        <m:sty m:val="p"/>
                      </m:rPr>
                      <w:rPr>
                        <w:rFonts w:ascii="Cambria Math" w:hAnsi="Cambria Math"/>
                        <w:sz w:val="16"/>
                        <w:szCs w:val="16"/>
                      </w:rPr>
                      <m:t>2</m:t>
                    </m:r>
                  </m:den>
                </m:f>
                <m:r>
                  <w:rPr>
                    <w:rFonts w:ascii="Cambria Math" w:hAnsi="Cambria Math"/>
                    <w:sz w:val="16"/>
                    <w:szCs w:val="16"/>
                  </w:rPr>
                  <m:t>-ρ-α</m:t>
                </m:r>
              </m:oMath>
            </m:oMathPara>
          </w:p>
        </w:tc>
        <w:tc>
          <w:tcPr>
            <w:tcW w:w="1094" w:type="dxa"/>
          </w:tcPr>
          <w:p w14:paraId="560DE1E5" w14:textId="4D3E061D" w:rsidR="00FC4BF1" w:rsidRPr="00413499" w:rsidRDefault="00000000"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m:oMathPara>
              <m:oMath>
                <m:f>
                  <m:fPr>
                    <m:ctrlPr>
                      <w:rPr>
                        <w:rFonts w:ascii="Cambria Math" w:hAnsi="Cambria Math"/>
                        <w:sz w:val="16"/>
                        <w:szCs w:val="16"/>
                      </w:rPr>
                    </m:ctrlPr>
                  </m:fPr>
                  <m:num>
                    <m:r>
                      <m:rPr>
                        <m:sty m:val="p"/>
                      </m:rPr>
                      <w:rPr>
                        <w:rFonts w:ascii="Cambria Math" w:hAnsi="Cambria Math"/>
                        <w:sz w:val="16"/>
                        <w:szCs w:val="16"/>
                      </w:rPr>
                      <m:t>1</m:t>
                    </m:r>
                  </m:num>
                  <m:den>
                    <m:r>
                      <m:rPr>
                        <m:sty m:val="p"/>
                      </m:rPr>
                      <w:rPr>
                        <w:rFonts w:ascii="Cambria Math" w:hAnsi="Cambria Math"/>
                        <w:sz w:val="16"/>
                        <w:szCs w:val="16"/>
                      </w:rPr>
                      <m:t>2</m:t>
                    </m:r>
                  </m:den>
                </m:f>
                <m:r>
                  <m:rPr>
                    <m:sty m:val="p"/>
                  </m:rPr>
                  <w:rPr>
                    <w:rFonts w:ascii="Cambria Math" w:hAnsi="Cambria Math"/>
                    <w:sz w:val="16"/>
                    <w:szCs w:val="16"/>
                  </w:rPr>
                  <m:t>+</m:t>
                </m:r>
                <m:r>
                  <w:rPr>
                    <w:rFonts w:ascii="Cambria Math" w:hAnsi="Cambria Math"/>
                    <w:sz w:val="16"/>
                    <w:szCs w:val="16"/>
                  </w:rPr>
                  <m:t>ρ</m:t>
                </m:r>
                <m:r>
                  <m:rPr>
                    <m:sty m:val="p"/>
                  </m:rPr>
                  <w:rPr>
                    <w:rFonts w:ascii="Cambria Math" w:hAnsi="Cambria Math"/>
                    <w:sz w:val="16"/>
                    <w:szCs w:val="16"/>
                  </w:rPr>
                  <m:t>+</m:t>
                </m:r>
                <m:r>
                  <w:rPr>
                    <w:rFonts w:ascii="Cambria Math" w:hAnsi="Cambria Math"/>
                    <w:sz w:val="16"/>
                    <w:szCs w:val="16"/>
                  </w:rPr>
                  <m:t>β</m:t>
                </m:r>
              </m:oMath>
            </m:oMathPara>
          </w:p>
        </w:tc>
        <w:tc>
          <w:tcPr>
            <w:tcW w:w="1039" w:type="dxa"/>
          </w:tcPr>
          <w:p w14:paraId="6D9FF358" w14:textId="7D4E33B4" w:rsidR="00FC4BF1" w:rsidRPr="00413499" w:rsidRDefault="00000000"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m:oMathPara>
              <m:oMath>
                <m:f>
                  <m:fPr>
                    <m:ctrlPr>
                      <w:rPr>
                        <w:rFonts w:ascii="Cambria Math" w:hAnsi="Cambria Math"/>
                        <w:sz w:val="16"/>
                        <w:szCs w:val="16"/>
                      </w:rPr>
                    </m:ctrlPr>
                  </m:fPr>
                  <m:num>
                    <m:r>
                      <m:rPr>
                        <m:sty m:val="p"/>
                      </m:rPr>
                      <w:rPr>
                        <w:rFonts w:ascii="Cambria Math" w:hAnsi="Cambria Math"/>
                        <w:sz w:val="16"/>
                        <w:szCs w:val="16"/>
                      </w:rPr>
                      <m:t>1</m:t>
                    </m:r>
                  </m:num>
                  <m:den>
                    <m:r>
                      <m:rPr>
                        <m:sty m:val="p"/>
                      </m:rPr>
                      <w:rPr>
                        <w:rFonts w:ascii="Cambria Math" w:hAnsi="Cambria Math"/>
                        <w:sz w:val="16"/>
                        <w:szCs w:val="16"/>
                      </w:rPr>
                      <m:t>2</m:t>
                    </m:r>
                  </m:den>
                </m:f>
                <m:r>
                  <m:rPr>
                    <m:sty m:val="p"/>
                  </m:rPr>
                  <w:rPr>
                    <w:rFonts w:ascii="Cambria Math" w:hAnsi="Cambria Math"/>
                    <w:sz w:val="16"/>
                    <w:szCs w:val="16"/>
                  </w:rPr>
                  <m:t>-</m:t>
                </m:r>
                <m:r>
                  <w:rPr>
                    <w:rFonts w:ascii="Cambria Math" w:hAnsi="Cambria Math"/>
                    <w:sz w:val="16"/>
                    <w:szCs w:val="16"/>
                  </w:rPr>
                  <m:t>ρ-β</m:t>
                </m:r>
              </m:oMath>
            </m:oMathPara>
          </w:p>
        </w:tc>
        <w:tc>
          <w:tcPr>
            <w:tcW w:w="1094" w:type="dxa"/>
          </w:tcPr>
          <w:p w14:paraId="2C47590D" w14:textId="0BF93591" w:rsidR="00FC4BF1" w:rsidRPr="00413499" w:rsidRDefault="00000000"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m:oMathPara>
              <m:oMath>
                <m:f>
                  <m:fPr>
                    <m:ctrlPr>
                      <w:rPr>
                        <w:rFonts w:ascii="Cambria Math" w:hAnsi="Cambria Math"/>
                        <w:sz w:val="16"/>
                        <w:szCs w:val="16"/>
                      </w:rPr>
                    </m:ctrlPr>
                  </m:fPr>
                  <m:num>
                    <m:r>
                      <m:rPr>
                        <m:sty m:val="p"/>
                      </m:rPr>
                      <w:rPr>
                        <w:rFonts w:ascii="Cambria Math" w:hAnsi="Cambria Math"/>
                        <w:sz w:val="16"/>
                        <w:szCs w:val="16"/>
                      </w:rPr>
                      <m:t>1</m:t>
                    </m:r>
                  </m:num>
                  <m:den>
                    <m:r>
                      <m:rPr>
                        <m:sty m:val="p"/>
                      </m:rPr>
                      <w:rPr>
                        <w:rFonts w:ascii="Cambria Math" w:hAnsi="Cambria Math"/>
                        <w:sz w:val="16"/>
                        <w:szCs w:val="16"/>
                      </w:rPr>
                      <m:t>2</m:t>
                    </m:r>
                  </m:den>
                </m:f>
                <m:r>
                  <m:rPr>
                    <m:sty m:val="p"/>
                  </m:rPr>
                  <w:rPr>
                    <w:rFonts w:ascii="Cambria Math" w:hAnsi="Cambria Math"/>
                    <w:sz w:val="16"/>
                    <w:szCs w:val="16"/>
                  </w:rPr>
                  <m:t>+</m:t>
                </m:r>
                <m:r>
                  <w:rPr>
                    <w:rFonts w:ascii="Cambria Math" w:hAnsi="Cambria Math"/>
                    <w:sz w:val="16"/>
                    <w:szCs w:val="16"/>
                  </w:rPr>
                  <m:t>ρ</m:t>
                </m:r>
                <m:r>
                  <m:rPr>
                    <m:sty m:val="p"/>
                  </m:rPr>
                  <w:rPr>
                    <w:rFonts w:ascii="Cambria Math" w:hAnsi="Cambria Math"/>
                    <w:sz w:val="16"/>
                    <w:szCs w:val="16"/>
                  </w:rPr>
                  <m:t>-</m:t>
                </m:r>
                <m:r>
                  <w:rPr>
                    <w:rFonts w:ascii="Cambria Math" w:hAnsi="Cambria Math"/>
                    <w:sz w:val="16"/>
                    <w:szCs w:val="16"/>
                  </w:rPr>
                  <m:t>α</m:t>
                </m:r>
              </m:oMath>
            </m:oMathPara>
          </w:p>
        </w:tc>
        <w:tc>
          <w:tcPr>
            <w:tcW w:w="1039" w:type="dxa"/>
          </w:tcPr>
          <w:p w14:paraId="483018B8" w14:textId="14E42616" w:rsidR="00FC4BF1" w:rsidRPr="00413499" w:rsidRDefault="00000000"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m:oMathPara>
              <m:oMath>
                <m:f>
                  <m:fPr>
                    <m:ctrlPr>
                      <w:rPr>
                        <w:rFonts w:ascii="Cambria Math" w:hAnsi="Cambria Math"/>
                        <w:sz w:val="16"/>
                        <w:szCs w:val="16"/>
                      </w:rPr>
                    </m:ctrlPr>
                  </m:fPr>
                  <m:num>
                    <m:r>
                      <m:rPr>
                        <m:sty m:val="p"/>
                      </m:rPr>
                      <w:rPr>
                        <w:rFonts w:ascii="Cambria Math" w:hAnsi="Cambria Math"/>
                        <w:sz w:val="16"/>
                        <w:szCs w:val="16"/>
                      </w:rPr>
                      <m:t>1</m:t>
                    </m:r>
                  </m:num>
                  <m:den>
                    <m:r>
                      <m:rPr>
                        <m:sty m:val="p"/>
                      </m:rPr>
                      <w:rPr>
                        <w:rFonts w:ascii="Cambria Math" w:hAnsi="Cambria Math"/>
                        <w:sz w:val="16"/>
                        <w:szCs w:val="16"/>
                      </w:rPr>
                      <m:t>2</m:t>
                    </m:r>
                  </m:den>
                </m:f>
                <m:r>
                  <m:rPr>
                    <m:sty m:val="p"/>
                  </m:rPr>
                  <w:rPr>
                    <w:rFonts w:ascii="Cambria Math" w:hAnsi="Cambria Math"/>
                    <w:sz w:val="16"/>
                    <w:szCs w:val="16"/>
                  </w:rPr>
                  <m:t>-</m:t>
                </m:r>
                <m:r>
                  <w:rPr>
                    <w:rFonts w:ascii="Cambria Math" w:hAnsi="Cambria Math"/>
                    <w:sz w:val="16"/>
                    <w:szCs w:val="16"/>
                  </w:rPr>
                  <m:t>ρ</m:t>
                </m:r>
                <m:r>
                  <m:rPr>
                    <m:sty m:val="p"/>
                  </m:rPr>
                  <w:rPr>
                    <w:rFonts w:ascii="Cambria Math" w:hAnsi="Cambria Math"/>
                    <w:sz w:val="16"/>
                    <w:szCs w:val="16"/>
                  </w:rPr>
                  <m:t>+</m:t>
                </m:r>
                <m:r>
                  <w:rPr>
                    <w:rFonts w:ascii="Cambria Math" w:hAnsi="Cambria Math"/>
                    <w:sz w:val="16"/>
                    <w:szCs w:val="16"/>
                  </w:rPr>
                  <m:t>α</m:t>
                </m:r>
              </m:oMath>
            </m:oMathPara>
          </w:p>
        </w:tc>
      </w:tr>
      <w:tr w:rsidR="0094473A" w:rsidRPr="00413499" w14:paraId="54E1B7DE" w14:textId="77777777" w:rsidTr="0094473A">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4445EFC0" w14:textId="185A35BC" w:rsidR="0094473A" w:rsidRPr="00413499" w:rsidRDefault="0094473A" w:rsidP="00D40829">
            <w:pPr>
              <w:spacing w:line="240" w:lineRule="auto"/>
              <w:jc w:val="center"/>
              <w:rPr>
                <w:sz w:val="16"/>
                <w:szCs w:val="16"/>
              </w:rPr>
            </w:pPr>
            <w:r w:rsidRPr="00413499">
              <w:rPr>
                <w:sz w:val="16"/>
                <w:szCs w:val="16"/>
              </w:rPr>
              <w:t>Data</w:t>
            </w:r>
          </w:p>
        </w:tc>
        <w:tc>
          <w:tcPr>
            <w:tcW w:w="1396" w:type="dxa"/>
          </w:tcPr>
          <w:p w14:paraId="4A0B718A" w14:textId="77777777" w:rsidR="0094473A" w:rsidRPr="00413499" w:rsidRDefault="0094473A" w:rsidP="00D40829">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w:hAnsi="Aptos" w:cs="Times New Roman"/>
                <w:sz w:val="16"/>
                <w:szCs w:val="16"/>
              </w:rPr>
            </w:pPr>
          </w:p>
        </w:tc>
        <w:tc>
          <w:tcPr>
            <w:tcW w:w="1094" w:type="dxa"/>
          </w:tcPr>
          <w:p w14:paraId="340F9E57" w14:textId="2AB473EE" w:rsidR="0094473A" w:rsidRPr="00413499" w:rsidRDefault="0094473A" w:rsidP="00D40829">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w:hAnsi="Aptos" w:cs="Times New Roman"/>
                <w:sz w:val="16"/>
                <w:szCs w:val="16"/>
              </w:rPr>
            </w:pPr>
            <w:r w:rsidRPr="00413499">
              <w:rPr>
                <w:rFonts w:ascii="Aptos" w:hAnsi="Aptos" w:cs="Times New Roman"/>
                <w:sz w:val="16"/>
                <w:szCs w:val="16"/>
              </w:rPr>
              <w:t>0.915</w:t>
            </w:r>
          </w:p>
        </w:tc>
        <w:tc>
          <w:tcPr>
            <w:tcW w:w="1039" w:type="dxa"/>
          </w:tcPr>
          <w:p w14:paraId="563A35F6" w14:textId="210E1358" w:rsidR="0094473A" w:rsidRPr="00413499" w:rsidRDefault="0094473A" w:rsidP="00D40829">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w:hAnsi="Aptos" w:cs="Times New Roman"/>
                <w:sz w:val="16"/>
                <w:szCs w:val="16"/>
              </w:rPr>
            </w:pPr>
            <w:r w:rsidRPr="00413499">
              <w:rPr>
                <w:rFonts w:ascii="Aptos" w:hAnsi="Aptos" w:cs="Times New Roman"/>
                <w:sz w:val="16"/>
                <w:szCs w:val="16"/>
              </w:rPr>
              <w:t>0.085</w:t>
            </w:r>
          </w:p>
        </w:tc>
        <w:tc>
          <w:tcPr>
            <w:tcW w:w="1094" w:type="dxa"/>
          </w:tcPr>
          <w:p w14:paraId="12350DB7" w14:textId="2C544C9E" w:rsidR="0094473A" w:rsidRPr="00413499" w:rsidRDefault="0094473A" w:rsidP="00D40829">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w:hAnsi="Aptos" w:cs="Times New Roman"/>
                <w:sz w:val="16"/>
                <w:szCs w:val="16"/>
              </w:rPr>
            </w:pPr>
            <w:r w:rsidRPr="00413499">
              <w:rPr>
                <w:rFonts w:ascii="Aptos" w:hAnsi="Aptos" w:cs="Times New Roman"/>
                <w:sz w:val="16"/>
                <w:szCs w:val="16"/>
              </w:rPr>
              <w:t>0.779</w:t>
            </w:r>
          </w:p>
        </w:tc>
        <w:tc>
          <w:tcPr>
            <w:tcW w:w="1039" w:type="dxa"/>
          </w:tcPr>
          <w:p w14:paraId="185BD5D0" w14:textId="4F6A96AB" w:rsidR="0094473A" w:rsidRPr="00413499" w:rsidRDefault="0094473A" w:rsidP="00D40829">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w:hAnsi="Aptos" w:cs="Times New Roman"/>
                <w:sz w:val="16"/>
                <w:szCs w:val="16"/>
              </w:rPr>
            </w:pPr>
            <w:r w:rsidRPr="00413499">
              <w:rPr>
                <w:rFonts w:ascii="Aptos" w:hAnsi="Aptos" w:cs="Times New Roman"/>
                <w:sz w:val="16"/>
                <w:szCs w:val="16"/>
              </w:rPr>
              <w:t>0.221</w:t>
            </w:r>
          </w:p>
        </w:tc>
        <w:tc>
          <w:tcPr>
            <w:tcW w:w="1094" w:type="dxa"/>
          </w:tcPr>
          <w:p w14:paraId="1626461C" w14:textId="27C3A157" w:rsidR="0094473A" w:rsidRPr="00413499" w:rsidRDefault="0094473A" w:rsidP="00D40829">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w:hAnsi="Aptos" w:cs="Times New Roman"/>
                <w:sz w:val="16"/>
                <w:szCs w:val="16"/>
              </w:rPr>
            </w:pPr>
            <w:r w:rsidRPr="00413499">
              <w:rPr>
                <w:rFonts w:ascii="Aptos" w:hAnsi="Aptos" w:cs="Times New Roman"/>
                <w:sz w:val="16"/>
                <w:szCs w:val="16"/>
              </w:rPr>
              <w:t>0.619</w:t>
            </w:r>
          </w:p>
        </w:tc>
        <w:tc>
          <w:tcPr>
            <w:tcW w:w="1039" w:type="dxa"/>
          </w:tcPr>
          <w:p w14:paraId="555C66D4" w14:textId="04A47BD9" w:rsidR="0094473A" w:rsidRPr="00413499" w:rsidRDefault="0094473A" w:rsidP="00D40829">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w:hAnsi="Aptos" w:cs="Times New Roman"/>
                <w:sz w:val="16"/>
                <w:szCs w:val="16"/>
              </w:rPr>
            </w:pPr>
            <w:r w:rsidRPr="00413499">
              <w:rPr>
                <w:rFonts w:ascii="Aptos" w:hAnsi="Aptos" w:cs="Times New Roman"/>
                <w:sz w:val="16"/>
                <w:szCs w:val="16"/>
              </w:rPr>
              <w:t>0.381</w:t>
            </w:r>
          </w:p>
        </w:tc>
      </w:tr>
      <w:tr w:rsidR="00FC4BF1" w:rsidRPr="00413499" w14:paraId="2280B80C" w14:textId="77777777" w:rsidTr="0011323B">
        <w:tc>
          <w:tcPr>
            <w:cnfStyle w:val="001000000000" w:firstRow="0" w:lastRow="0" w:firstColumn="1" w:lastColumn="0" w:oddVBand="0" w:evenVBand="0" w:oddHBand="0" w:evenHBand="0" w:firstRowFirstColumn="0" w:firstRowLastColumn="0" w:lastRowFirstColumn="0" w:lastRowLastColumn="0"/>
            <w:tcW w:w="1555" w:type="dxa"/>
          </w:tcPr>
          <w:p w14:paraId="126167D7" w14:textId="107B9170" w:rsidR="002F7B90" w:rsidRPr="00413499" w:rsidRDefault="00FC4BF1" w:rsidP="00D40829">
            <w:pPr>
              <w:spacing w:line="240" w:lineRule="auto"/>
              <w:jc w:val="center"/>
              <w:rPr>
                <w:b w:val="0"/>
                <w:bCs w:val="0"/>
                <w:sz w:val="16"/>
                <w:szCs w:val="16"/>
              </w:rPr>
            </w:pPr>
            <w:r w:rsidRPr="00413499">
              <w:rPr>
                <w:sz w:val="16"/>
                <w:szCs w:val="16"/>
              </w:rPr>
              <w:t>Scenario A</w:t>
            </w:r>
            <w:r w:rsidR="002F7B90" w:rsidRPr="00413499">
              <w:rPr>
                <w:sz w:val="16"/>
                <w:szCs w:val="16"/>
              </w:rPr>
              <w:t xml:space="preserve"> &amp;</w:t>
            </w:r>
            <w:r w:rsidR="0040281C" w:rsidRPr="00413499">
              <w:rPr>
                <w:sz w:val="16"/>
                <w:szCs w:val="16"/>
              </w:rPr>
              <w:t xml:space="preserve"> B</w:t>
            </w:r>
            <w:r w:rsidR="00D40829" w:rsidRPr="00413499">
              <w:rPr>
                <w:sz w:val="16"/>
                <w:szCs w:val="16"/>
              </w:rPr>
              <w:t xml:space="preserve"> </w:t>
            </w:r>
            <w:r w:rsidR="002F7B90" w:rsidRPr="00413499">
              <w:rPr>
                <w:b w:val="0"/>
                <w:bCs w:val="0"/>
                <w:sz w:val="16"/>
                <w:szCs w:val="16"/>
                <w:lang w:val="en-US"/>
              </w:rPr>
              <w:t>MLE without adjustment</w:t>
            </w:r>
          </w:p>
        </w:tc>
        <w:tc>
          <w:tcPr>
            <w:tcW w:w="1396" w:type="dxa"/>
          </w:tcPr>
          <w:p w14:paraId="2B787956" w14:textId="7D861E4D" w:rsidR="00FC4BF1" w:rsidRPr="00413499" w:rsidRDefault="00000000"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m:oMath>
              <m:acc>
                <m:accPr>
                  <m:ctrlPr>
                    <w:rPr>
                      <w:rFonts w:ascii="Cambria Math" w:hAnsi="Cambria Math"/>
                      <w:sz w:val="16"/>
                      <w:szCs w:val="16"/>
                    </w:rPr>
                  </m:ctrlPr>
                </m:accPr>
                <m:e>
                  <m:r>
                    <w:rPr>
                      <w:rFonts w:ascii="Cambria Math" w:hAnsi="Cambria Math"/>
                      <w:sz w:val="16"/>
                      <w:szCs w:val="16"/>
                    </w:rPr>
                    <m:t>ρ</m:t>
                  </m:r>
                </m:e>
              </m:acc>
              <m:r>
                <m:rPr>
                  <m:sty m:val="p"/>
                </m:rPr>
                <w:rPr>
                  <w:rFonts w:ascii="Cambria Math" w:hAnsi="Cambria Math"/>
                  <w:sz w:val="16"/>
                  <w:szCs w:val="16"/>
                </w:rPr>
                <m:t>=0.267</m:t>
              </m:r>
            </m:oMath>
            <w:r w:rsidR="0030295E" w:rsidRPr="00413499">
              <w:rPr>
                <w:rFonts w:ascii="Times New Roman" w:hAnsi="Times New Roman"/>
                <w:sz w:val="16"/>
                <w:szCs w:val="16"/>
              </w:rPr>
              <w:t xml:space="preserve">, </w:t>
            </w:r>
            <m:oMath>
              <m:acc>
                <m:accPr>
                  <m:ctrlPr>
                    <w:rPr>
                      <w:rFonts w:ascii="Cambria Math" w:hAnsi="Cambria Math"/>
                      <w:sz w:val="16"/>
                      <w:szCs w:val="16"/>
                    </w:rPr>
                  </m:ctrlPr>
                </m:accPr>
                <m:e>
                  <m:r>
                    <w:rPr>
                      <w:rFonts w:ascii="Cambria Math" w:hAnsi="Cambria Math"/>
                      <w:sz w:val="16"/>
                      <w:szCs w:val="16"/>
                    </w:rPr>
                    <m:t>α</m:t>
                  </m:r>
                </m:e>
              </m:acc>
              <m:r>
                <m:rPr>
                  <m:sty m:val="p"/>
                </m:rPr>
                <w:rPr>
                  <w:rFonts w:ascii="Cambria Math" w:hAnsi="Cambria Math"/>
                  <w:sz w:val="16"/>
                  <w:szCs w:val="16"/>
                </w:rPr>
                <m:t>=0.148</m:t>
              </m:r>
            </m:oMath>
            <w:r w:rsidR="0030295E" w:rsidRPr="00413499">
              <w:rPr>
                <w:rFonts w:ascii="Times New Roman" w:hAnsi="Times New Roman"/>
                <w:sz w:val="16"/>
                <w:szCs w:val="16"/>
              </w:rPr>
              <w:t xml:space="preserve">, </w:t>
            </w:r>
            <m:oMath>
              <m:acc>
                <m:accPr>
                  <m:ctrlPr>
                    <w:rPr>
                      <w:rFonts w:ascii="Cambria Math" w:hAnsi="Cambria Math"/>
                      <w:sz w:val="16"/>
                      <w:szCs w:val="16"/>
                    </w:rPr>
                  </m:ctrlPr>
                </m:accPr>
                <m:e>
                  <m:r>
                    <w:rPr>
                      <w:rFonts w:ascii="Cambria Math" w:hAnsi="Cambria Math"/>
                      <w:sz w:val="16"/>
                      <w:szCs w:val="16"/>
                    </w:rPr>
                    <m:t>β</m:t>
                  </m:r>
                </m:e>
              </m:acc>
              <m:r>
                <m:rPr>
                  <m:sty m:val="p"/>
                </m:rPr>
                <w:rPr>
                  <w:rFonts w:ascii="Cambria Math" w:hAnsi="Cambria Math"/>
                  <w:sz w:val="16"/>
                  <w:szCs w:val="16"/>
                </w:rPr>
                <m:t>=0.012</m:t>
              </m:r>
            </m:oMath>
          </w:p>
        </w:tc>
        <w:tc>
          <w:tcPr>
            <w:tcW w:w="1094" w:type="dxa"/>
          </w:tcPr>
          <w:p w14:paraId="3DD96B90" w14:textId="2BCA7A77"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413499">
              <w:rPr>
                <w:rFonts w:ascii="Calibri" w:hAnsi="Calibri" w:cs="Calibri"/>
                <w:color w:val="000000"/>
                <w:sz w:val="16"/>
                <w:szCs w:val="16"/>
              </w:rPr>
              <w:t>0.915</w:t>
            </w:r>
          </w:p>
        </w:tc>
        <w:tc>
          <w:tcPr>
            <w:tcW w:w="1039" w:type="dxa"/>
          </w:tcPr>
          <w:p w14:paraId="59003F97" w14:textId="3B1E5789"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413499">
              <w:rPr>
                <w:rFonts w:ascii="Calibri" w:hAnsi="Calibri" w:cs="Calibri"/>
                <w:color w:val="000000"/>
                <w:sz w:val="16"/>
                <w:szCs w:val="16"/>
              </w:rPr>
              <w:t>0.085</w:t>
            </w:r>
          </w:p>
        </w:tc>
        <w:tc>
          <w:tcPr>
            <w:tcW w:w="1094" w:type="dxa"/>
          </w:tcPr>
          <w:p w14:paraId="79945A3F" w14:textId="59821E02"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413499">
              <w:rPr>
                <w:rFonts w:ascii="Calibri" w:hAnsi="Calibri" w:cs="Calibri"/>
                <w:color w:val="000000"/>
                <w:sz w:val="16"/>
                <w:szCs w:val="16"/>
              </w:rPr>
              <w:t>0.779</w:t>
            </w:r>
          </w:p>
        </w:tc>
        <w:tc>
          <w:tcPr>
            <w:tcW w:w="1039" w:type="dxa"/>
          </w:tcPr>
          <w:p w14:paraId="4B570D49" w14:textId="151AC69D"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413499">
              <w:rPr>
                <w:rFonts w:ascii="Calibri" w:hAnsi="Calibri" w:cs="Calibri"/>
                <w:color w:val="000000"/>
                <w:sz w:val="16"/>
                <w:szCs w:val="16"/>
              </w:rPr>
              <w:t>0.221</w:t>
            </w:r>
          </w:p>
        </w:tc>
        <w:tc>
          <w:tcPr>
            <w:tcW w:w="1094" w:type="dxa"/>
          </w:tcPr>
          <w:p w14:paraId="65A580A9" w14:textId="579B503B"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413499">
              <w:rPr>
                <w:rFonts w:ascii="Calibri" w:hAnsi="Calibri" w:cs="Calibri"/>
                <w:color w:val="000000"/>
                <w:sz w:val="16"/>
                <w:szCs w:val="16"/>
              </w:rPr>
              <w:t>0.619</w:t>
            </w:r>
          </w:p>
        </w:tc>
        <w:tc>
          <w:tcPr>
            <w:tcW w:w="1039" w:type="dxa"/>
          </w:tcPr>
          <w:p w14:paraId="1945B6C1" w14:textId="2DCC8DF2"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413499">
              <w:rPr>
                <w:rFonts w:ascii="Calibri" w:hAnsi="Calibri" w:cs="Calibri"/>
                <w:color w:val="000000"/>
                <w:sz w:val="16"/>
                <w:szCs w:val="16"/>
              </w:rPr>
              <w:t>0.381</w:t>
            </w:r>
          </w:p>
        </w:tc>
      </w:tr>
      <w:tr w:rsidR="00FC4BF1" w:rsidRPr="00413499" w14:paraId="792BFA4A" w14:textId="77777777" w:rsidTr="00113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F216519" w14:textId="57E0EF5A" w:rsidR="002F7B90" w:rsidRPr="00413499" w:rsidRDefault="00FC4BF1" w:rsidP="00D40829">
            <w:pPr>
              <w:spacing w:line="240" w:lineRule="auto"/>
              <w:jc w:val="center"/>
              <w:rPr>
                <w:b w:val="0"/>
                <w:bCs w:val="0"/>
                <w:sz w:val="16"/>
                <w:szCs w:val="16"/>
              </w:rPr>
            </w:pPr>
            <w:r w:rsidRPr="00413499">
              <w:rPr>
                <w:sz w:val="16"/>
                <w:szCs w:val="16"/>
              </w:rPr>
              <w:t>Scenario A</w:t>
            </w:r>
            <w:r w:rsidR="0011323B" w:rsidRPr="00413499">
              <w:rPr>
                <w:sz w:val="16"/>
                <w:szCs w:val="16"/>
              </w:rPr>
              <w:t>, B</w:t>
            </w:r>
            <w:r w:rsidR="00D40829" w:rsidRPr="00413499">
              <w:rPr>
                <w:sz w:val="16"/>
                <w:szCs w:val="16"/>
              </w:rPr>
              <w:t xml:space="preserve">   </w:t>
            </w:r>
            <w:r w:rsidR="002F7B90" w:rsidRPr="00413499">
              <w:rPr>
                <w:b w:val="0"/>
                <w:bCs w:val="0"/>
                <w:sz w:val="16"/>
                <w:szCs w:val="16"/>
                <w:lang w:val="en-US"/>
              </w:rPr>
              <w:t>MLE without adjustment</w:t>
            </w:r>
          </w:p>
        </w:tc>
        <w:tc>
          <w:tcPr>
            <w:tcW w:w="1396" w:type="dxa"/>
          </w:tcPr>
          <w:p w14:paraId="1C97E181" w14:textId="3A96E0A0" w:rsidR="00FC4BF1" w:rsidRPr="00413499" w:rsidRDefault="00000000" w:rsidP="00D40829">
            <w:pPr>
              <w:spacing w:line="240" w:lineRule="auto"/>
              <w:jc w:val="center"/>
              <w:cnfStyle w:val="000000100000" w:firstRow="0" w:lastRow="0" w:firstColumn="0" w:lastColumn="0" w:oddVBand="0" w:evenVBand="0" w:oddHBand="1" w:evenHBand="0" w:firstRowFirstColumn="0" w:firstRowLastColumn="0" w:lastRowFirstColumn="0" w:lastRowLastColumn="0"/>
              <w:rPr>
                <w:color w:val="000000"/>
                <w:sz w:val="16"/>
                <w:szCs w:val="16"/>
              </w:rPr>
            </w:pPr>
            <m:oMath>
              <m:acc>
                <m:accPr>
                  <m:ctrlPr>
                    <w:rPr>
                      <w:rFonts w:ascii="Cambria Math" w:hAnsi="Cambria Math" w:cs="Calibri"/>
                      <w:i/>
                      <w:sz w:val="16"/>
                      <w:szCs w:val="16"/>
                    </w:rPr>
                  </m:ctrlPr>
                </m:accPr>
                <m:e>
                  <m:r>
                    <w:rPr>
                      <w:rFonts w:ascii="Cambria Math" w:hAnsi="Cambria Math" w:cs="Calibri"/>
                      <w:sz w:val="16"/>
                      <w:szCs w:val="16"/>
                    </w:rPr>
                    <m:t>ρ</m:t>
                  </m:r>
                </m:e>
              </m:acc>
              <m:r>
                <w:rPr>
                  <w:rFonts w:ascii="Cambria Math" w:hAnsi="Cambria Math" w:cs="Calibri"/>
                  <w:color w:val="000000"/>
                  <w:sz w:val="16"/>
                  <w:szCs w:val="16"/>
                </w:rPr>
                <m:t>=0.277</m:t>
              </m:r>
            </m:oMath>
            <w:r w:rsidR="0030295E" w:rsidRPr="00413499">
              <w:rPr>
                <w:rFonts w:ascii="Times New Roman" w:hAnsi="Times New Roman"/>
                <w:color w:val="000000"/>
                <w:sz w:val="16"/>
                <w:szCs w:val="16"/>
              </w:rPr>
              <w:t xml:space="preserve">, </w:t>
            </w:r>
            <m:oMath>
              <m:acc>
                <m:accPr>
                  <m:ctrlPr>
                    <w:rPr>
                      <w:rFonts w:ascii="Cambria Math" w:hAnsi="Cambria Math"/>
                      <w:sz w:val="16"/>
                      <w:szCs w:val="16"/>
                    </w:rPr>
                  </m:ctrlPr>
                </m:accPr>
                <m:e>
                  <m:r>
                    <w:rPr>
                      <w:rFonts w:ascii="Cambria Math" w:hAnsi="Cambria Math"/>
                      <w:sz w:val="16"/>
                      <w:szCs w:val="16"/>
                    </w:rPr>
                    <m:t>α</m:t>
                  </m:r>
                </m:e>
              </m:acc>
              <m:r>
                <m:rPr>
                  <m:sty m:val="p"/>
                </m:rPr>
                <w:rPr>
                  <w:rFonts w:ascii="Cambria Math" w:hAnsi="Cambria Math"/>
                  <w:sz w:val="16"/>
                  <w:szCs w:val="16"/>
                </w:rPr>
                <m:t>=</m:t>
              </m:r>
              <m:r>
                <w:rPr>
                  <w:rFonts w:ascii="Cambria Math" w:hAnsi="Cambria Math" w:cs="Calibri"/>
                  <w:color w:val="000000"/>
                  <w:sz w:val="16"/>
                  <w:szCs w:val="16"/>
                </w:rPr>
                <m:t>0.138</m:t>
              </m:r>
            </m:oMath>
            <w:r w:rsidR="0030295E" w:rsidRPr="00413499">
              <w:rPr>
                <w:rFonts w:ascii="Times New Roman" w:hAnsi="Times New Roman"/>
                <w:color w:val="000000"/>
                <w:sz w:val="16"/>
                <w:szCs w:val="16"/>
              </w:rPr>
              <w:t xml:space="preserve">, </w:t>
            </w:r>
            <m:oMath>
              <m:r>
                <w:rPr>
                  <w:rFonts w:ascii="Cambria Math" w:hAnsi="Cambria Math"/>
                  <w:sz w:val="16"/>
                  <w:szCs w:val="16"/>
                </w:rPr>
                <m:t>β=0</m:t>
              </m:r>
            </m:oMath>
          </w:p>
        </w:tc>
        <w:tc>
          <w:tcPr>
            <w:tcW w:w="1094" w:type="dxa"/>
          </w:tcPr>
          <w:p w14:paraId="7F304785" w14:textId="76580C76" w:rsidR="00FC4BF1" w:rsidRPr="00413499" w:rsidRDefault="00FC4BF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rFonts w:ascii="Calibri" w:hAnsi="Calibri" w:cs="Calibri"/>
                <w:color w:val="000000"/>
                <w:sz w:val="16"/>
                <w:szCs w:val="16"/>
              </w:rPr>
              <w:t>0.915</w:t>
            </w:r>
          </w:p>
        </w:tc>
        <w:tc>
          <w:tcPr>
            <w:tcW w:w="1039" w:type="dxa"/>
          </w:tcPr>
          <w:p w14:paraId="7A34B88B" w14:textId="79BF5D9E" w:rsidR="00FC4BF1" w:rsidRPr="00413499" w:rsidRDefault="00FC4BF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rFonts w:ascii="Calibri" w:hAnsi="Calibri" w:cs="Calibri"/>
                <w:color w:val="000000"/>
                <w:sz w:val="16"/>
                <w:szCs w:val="16"/>
              </w:rPr>
              <w:t>0.085</w:t>
            </w:r>
          </w:p>
        </w:tc>
        <w:tc>
          <w:tcPr>
            <w:tcW w:w="1094" w:type="dxa"/>
          </w:tcPr>
          <w:p w14:paraId="539896D2" w14:textId="4727F0BF" w:rsidR="00FC4BF1" w:rsidRPr="00413499" w:rsidRDefault="00FC4BF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rFonts w:ascii="Calibri" w:hAnsi="Calibri" w:cs="Calibri"/>
                <w:color w:val="000000"/>
                <w:sz w:val="16"/>
                <w:szCs w:val="16"/>
              </w:rPr>
              <w:t>0.777</w:t>
            </w:r>
          </w:p>
        </w:tc>
        <w:tc>
          <w:tcPr>
            <w:tcW w:w="1039" w:type="dxa"/>
          </w:tcPr>
          <w:p w14:paraId="1FDEC68A" w14:textId="3A0FA015" w:rsidR="00FC4BF1" w:rsidRPr="00413499" w:rsidRDefault="00FC4BF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rFonts w:ascii="Calibri" w:hAnsi="Calibri" w:cs="Calibri"/>
                <w:color w:val="000000"/>
                <w:sz w:val="16"/>
                <w:szCs w:val="16"/>
              </w:rPr>
              <w:t>0.223</w:t>
            </w:r>
          </w:p>
        </w:tc>
        <w:tc>
          <w:tcPr>
            <w:tcW w:w="1094" w:type="dxa"/>
          </w:tcPr>
          <w:p w14:paraId="40736437" w14:textId="7ECB54F0" w:rsidR="00FC4BF1" w:rsidRPr="00413499" w:rsidRDefault="00FC4BF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rFonts w:ascii="Calibri" w:hAnsi="Calibri" w:cs="Calibri"/>
                <w:color w:val="000000"/>
                <w:sz w:val="16"/>
                <w:szCs w:val="16"/>
              </w:rPr>
              <w:t>0.639</w:t>
            </w:r>
          </w:p>
        </w:tc>
        <w:tc>
          <w:tcPr>
            <w:tcW w:w="1039" w:type="dxa"/>
          </w:tcPr>
          <w:p w14:paraId="25D861C8" w14:textId="19AD0514" w:rsidR="00FC4BF1" w:rsidRPr="00413499" w:rsidRDefault="00FC4BF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w:r w:rsidRPr="00413499">
              <w:rPr>
                <w:rFonts w:ascii="Calibri" w:hAnsi="Calibri" w:cs="Calibri"/>
                <w:color w:val="000000"/>
                <w:sz w:val="16"/>
                <w:szCs w:val="16"/>
              </w:rPr>
              <w:t>0.361</w:t>
            </w:r>
          </w:p>
        </w:tc>
      </w:tr>
      <w:tr w:rsidR="00FC4BF1" w:rsidRPr="00413499" w14:paraId="205D62AB" w14:textId="77777777" w:rsidTr="0011323B">
        <w:tc>
          <w:tcPr>
            <w:cnfStyle w:val="001000000000" w:firstRow="0" w:lastRow="0" w:firstColumn="1" w:lastColumn="0" w:oddVBand="0" w:evenVBand="0" w:oddHBand="0" w:evenHBand="0" w:firstRowFirstColumn="0" w:firstRowLastColumn="0" w:lastRowFirstColumn="0" w:lastRowLastColumn="0"/>
            <w:tcW w:w="1555" w:type="dxa"/>
          </w:tcPr>
          <w:p w14:paraId="272DD169" w14:textId="6E4B5253" w:rsidR="002F7B90" w:rsidRPr="00413499" w:rsidRDefault="00FC4BF1" w:rsidP="00D40829">
            <w:pPr>
              <w:spacing w:line="240" w:lineRule="auto"/>
              <w:jc w:val="center"/>
              <w:rPr>
                <w:sz w:val="16"/>
                <w:szCs w:val="16"/>
              </w:rPr>
            </w:pPr>
            <w:r w:rsidRPr="00413499">
              <w:rPr>
                <w:sz w:val="16"/>
                <w:szCs w:val="16"/>
              </w:rPr>
              <w:t xml:space="preserve">Scenario </w:t>
            </w:r>
            <w:r w:rsidR="00D40829" w:rsidRPr="00413499">
              <w:rPr>
                <w:sz w:val="16"/>
                <w:szCs w:val="16"/>
              </w:rPr>
              <w:t xml:space="preserve">C        </w:t>
            </w:r>
            <w:r w:rsidR="002F7B90" w:rsidRPr="00413499">
              <w:rPr>
                <w:b w:val="0"/>
                <w:bCs w:val="0"/>
                <w:sz w:val="16"/>
                <w:szCs w:val="16"/>
                <w:lang w:val="en-US"/>
              </w:rPr>
              <w:t>MLE with adjustment</w:t>
            </w:r>
          </w:p>
        </w:tc>
        <w:tc>
          <w:tcPr>
            <w:tcW w:w="1396" w:type="dxa"/>
          </w:tcPr>
          <w:p w14:paraId="2E851B86" w14:textId="7AE72DE3" w:rsidR="008745E1" w:rsidRPr="00413499" w:rsidRDefault="00000000" w:rsidP="00D40829">
            <w:pPr>
              <w:spacing w:line="240" w:lineRule="auto"/>
              <w:jc w:val="center"/>
              <w:cnfStyle w:val="000000000000" w:firstRow="0" w:lastRow="0" w:firstColumn="0" w:lastColumn="0" w:oddVBand="0" w:evenVBand="0" w:oddHBand="0" w:evenHBand="0" w:firstRowFirstColumn="0" w:firstRowLastColumn="0" w:lastRowFirstColumn="0" w:lastRowLastColumn="0"/>
              <w:rPr>
                <w:b/>
                <w:bCs/>
                <w:sz w:val="16"/>
                <w:szCs w:val="16"/>
              </w:rPr>
            </w:pPr>
            <m:oMath>
              <m:acc>
                <m:accPr>
                  <m:ctrlPr>
                    <w:rPr>
                      <w:rFonts w:ascii="Cambria Math" w:hAnsi="Cambria Math" w:cs="Calibri"/>
                      <w:i/>
                      <w:sz w:val="16"/>
                      <w:szCs w:val="16"/>
                    </w:rPr>
                  </m:ctrlPr>
                </m:accPr>
                <m:e>
                  <m:r>
                    <w:rPr>
                      <w:rFonts w:ascii="Cambria Math" w:hAnsi="Cambria Math" w:cs="Calibri"/>
                      <w:sz w:val="16"/>
                      <w:szCs w:val="16"/>
                    </w:rPr>
                    <m:t>ρ</m:t>
                  </m:r>
                </m:e>
              </m:acc>
              <m:r>
                <w:rPr>
                  <w:rFonts w:ascii="Cambria Math" w:hAnsi="Cambria Math" w:cs="Calibri"/>
                  <w:color w:val="000000"/>
                  <w:sz w:val="16"/>
                  <w:szCs w:val="16"/>
                </w:rPr>
                <m:t>=0.207</m:t>
              </m:r>
            </m:oMath>
            <w:r w:rsidR="0030295E" w:rsidRPr="00413499">
              <w:rPr>
                <w:color w:val="000000"/>
                <w:sz w:val="16"/>
                <w:szCs w:val="16"/>
              </w:rPr>
              <w:t xml:space="preserve">, </w:t>
            </w:r>
            <m:oMath>
              <m:acc>
                <m:accPr>
                  <m:ctrlPr>
                    <w:rPr>
                      <w:rFonts w:ascii="Cambria Math" w:hAnsi="Cambria Math" w:cs="Calibri"/>
                      <w:i/>
                      <w:sz w:val="16"/>
                      <w:szCs w:val="16"/>
                    </w:rPr>
                  </m:ctrlPr>
                </m:accPr>
                <m:e>
                  <m:r>
                    <w:rPr>
                      <w:rFonts w:ascii="Cambria Math" w:hAnsi="Cambria Math" w:cs="Calibri"/>
                      <w:sz w:val="16"/>
                      <w:szCs w:val="16"/>
                    </w:rPr>
                    <m:t>α</m:t>
                  </m:r>
                </m:e>
              </m:acc>
              <m:r>
                <w:rPr>
                  <w:rFonts w:ascii="Cambria Math" w:hAnsi="Cambria Math" w:cs="Calibri"/>
                  <w:color w:val="000000"/>
                  <w:sz w:val="16"/>
                  <w:szCs w:val="16"/>
                </w:rPr>
                <m:t>=0.203</m:t>
              </m:r>
            </m:oMath>
            <w:r w:rsidR="0030295E" w:rsidRPr="00413499">
              <w:rPr>
                <w:color w:val="000000"/>
                <w:sz w:val="16"/>
                <w:szCs w:val="16"/>
              </w:rPr>
              <w:t xml:space="preserve">, </w:t>
            </w:r>
            <m:oMath>
              <m:acc>
                <m:accPr>
                  <m:ctrlPr>
                    <w:rPr>
                      <w:rFonts w:ascii="Cambria Math" w:hAnsi="Cambria Math" w:cs="Calibri"/>
                      <w:i/>
                      <w:sz w:val="16"/>
                      <w:szCs w:val="16"/>
                    </w:rPr>
                  </m:ctrlPr>
                </m:accPr>
                <m:e>
                  <m:r>
                    <w:rPr>
                      <w:rFonts w:ascii="Cambria Math" w:hAnsi="Cambria Math" w:cs="Calibri"/>
                      <w:sz w:val="16"/>
                      <w:szCs w:val="16"/>
                    </w:rPr>
                    <m:t>β</m:t>
                  </m:r>
                </m:e>
              </m:acc>
              <m:r>
                <w:rPr>
                  <w:rFonts w:ascii="Cambria Math" w:hAnsi="Cambria Math" w:cs="Calibri"/>
                  <w:color w:val="000000"/>
                  <w:sz w:val="16"/>
                  <w:szCs w:val="16"/>
                </w:rPr>
                <m:t>=0.042</m:t>
              </m:r>
            </m:oMath>
          </w:p>
        </w:tc>
        <w:tc>
          <w:tcPr>
            <w:tcW w:w="1094" w:type="dxa"/>
          </w:tcPr>
          <w:p w14:paraId="23C76B9C" w14:textId="08CB71D5"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413499">
              <w:rPr>
                <w:sz w:val="16"/>
                <w:szCs w:val="16"/>
              </w:rPr>
              <w:t>0.91</w:t>
            </w:r>
          </w:p>
        </w:tc>
        <w:tc>
          <w:tcPr>
            <w:tcW w:w="1039" w:type="dxa"/>
          </w:tcPr>
          <w:p w14:paraId="3477F792" w14:textId="52FC448C"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413499">
              <w:rPr>
                <w:sz w:val="16"/>
                <w:szCs w:val="16"/>
              </w:rPr>
              <w:t>0.09</w:t>
            </w:r>
          </w:p>
        </w:tc>
        <w:tc>
          <w:tcPr>
            <w:tcW w:w="1094" w:type="dxa"/>
          </w:tcPr>
          <w:p w14:paraId="796162D8" w14:textId="298E700E"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413499">
              <w:rPr>
                <w:sz w:val="16"/>
                <w:szCs w:val="16"/>
              </w:rPr>
              <w:t>0.749</w:t>
            </w:r>
          </w:p>
        </w:tc>
        <w:tc>
          <w:tcPr>
            <w:tcW w:w="1039" w:type="dxa"/>
          </w:tcPr>
          <w:p w14:paraId="2819EB43" w14:textId="64EE03BE"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413499">
              <w:rPr>
                <w:sz w:val="16"/>
                <w:szCs w:val="16"/>
              </w:rPr>
              <w:t>0.251</w:t>
            </w:r>
          </w:p>
        </w:tc>
        <w:tc>
          <w:tcPr>
            <w:tcW w:w="1094" w:type="dxa"/>
          </w:tcPr>
          <w:p w14:paraId="0563274F" w14:textId="053EB2C6"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413499">
              <w:rPr>
                <w:sz w:val="16"/>
                <w:szCs w:val="16"/>
              </w:rPr>
              <w:t>0.504</w:t>
            </w:r>
          </w:p>
        </w:tc>
        <w:tc>
          <w:tcPr>
            <w:tcW w:w="1039" w:type="dxa"/>
          </w:tcPr>
          <w:p w14:paraId="47E7BD7E" w14:textId="4CCFDA35" w:rsidR="00FC4BF1" w:rsidRPr="00413499" w:rsidRDefault="00FC4BF1"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413499">
              <w:rPr>
                <w:sz w:val="16"/>
                <w:szCs w:val="16"/>
              </w:rPr>
              <w:t>0.496</w:t>
            </w:r>
          </w:p>
        </w:tc>
      </w:tr>
      <w:tr w:rsidR="00FC4BF1" w:rsidRPr="00413499" w14:paraId="105C08E9" w14:textId="77777777" w:rsidTr="00113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DF6D25C" w14:textId="2F3F36DF" w:rsidR="002F7B90" w:rsidRPr="00413499" w:rsidRDefault="00FC4BF1" w:rsidP="00D40829">
            <w:pPr>
              <w:spacing w:line="240" w:lineRule="auto"/>
              <w:jc w:val="center"/>
              <w:rPr>
                <w:b w:val="0"/>
                <w:bCs w:val="0"/>
                <w:sz w:val="16"/>
                <w:szCs w:val="16"/>
              </w:rPr>
            </w:pPr>
            <w:r w:rsidRPr="00413499">
              <w:rPr>
                <w:sz w:val="16"/>
                <w:szCs w:val="16"/>
              </w:rPr>
              <w:t>Scenario C</w:t>
            </w:r>
            <w:r w:rsidR="00D40829" w:rsidRPr="00413499">
              <w:rPr>
                <w:sz w:val="16"/>
                <w:szCs w:val="16"/>
              </w:rPr>
              <w:t xml:space="preserve">        </w:t>
            </w:r>
            <w:r w:rsidR="002F7B90" w:rsidRPr="00413499">
              <w:rPr>
                <w:b w:val="0"/>
                <w:bCs w:val="0"/>
                <w:sz w:val="16"/>
                <w:szCs w:val="16"/>
                <w:lang w:val="en-US"/>
              </w:rPr>
              <w:t>MLE with adjustment</w:t>
            </w:r>
          </w:p>
        </w:tc>
        <w:tc>
          <w:tcPr>
            <w:tcW w:w="1396" w:type="dxa"/>
          </w:tcPr>
          <w:p w14:paraId="40F0FBDF" w14:textId="274DFA6E" w:rsidR="008745E1" w:rsidRPr="00413499" w:rsidRDefault="00000000" w:rsidP="00D40829">
            <w:pPr>
              <w:spacing w:line="240" w:lineRule="auto"/>
              <w:jc w:val="center"/>
              <w:cnfStyle w:val="000000100000" w:firstRow="0" w:lastRow="0" w:firstColumn="0" w:lastColumn="0" w:oddVBand="0" w:evenVBand="0" w:oddHBand="1" w:evenHBand="0" w:firstRowFirstColumn="0" w:firstRowLastColumn="0" w:lastRowFirstColumn="0" w:lastRowLastColumn="0"/>
              <w:rPr>
                <w:b/>
                <w:bCs/>
                <w:sz w:val="16"/>
                <w:szCs w:val="16"/>
              </w:rPr>
            </w:pPr>
            <m:oMath>
              <m:acc>
                <m:accPr>
                  <m:ctrlPr>
                    <w:rPr>
                      <w:rFonts w:ascii="Cambria Math" w:hAnsi="Cambria Math" w:cs="Calibri"/>
                      <w:i/>
                      <w:sz w:val="16"/>
                      <w:szCs w:val="16"/>
                    </w:rPr>
                  </m:ctrlPr>
                </m:accPr>
                <m:e>
                  <m:r>
                    <w:rPr>
                      <w:rFonts w:ascii="Cambria Math" w:hAnsi="Cambria Math" w:cs="Calibri"/>
                      <w:sz w:val="16"/>
                      <w:szCs w:val="16"/>
                    </w:rPr>
                    <m:t>ρ</m:t>
                  </m:r>
                </m:e>
              </m:acc>
              <m:r>
                <w:rPr>
                  <w:rFonts w:ascii="Cambria Math" w:hAnsi="Cambria Math" w:cs="Calibri"/>
                  <w:color w:val="000000"/>
                  <w:sz w:val="16"/>
                  <w:szCs w:val="16"/>
                </w:rPr>
                <m:t>=0.239</m:t>
              </m:r>
            </m:oMath>
            <w:r w:rsidR="0030295E" w:rsidRPr="00413499">
              <w:rPr>
                <w:color w:val="000000"/>
                <w:sz w:val="16"/>
                <w:szCs w:val="16"/>
              </w:rPr>
              <w:t xml:space="preserve">, </w:t>
            </w:r>
            <m:oMath>
              <m:acc>
                <m:accPr>
                  <m:ctrlPr>
                    <w:rPr>
                      <w:rFonts w:ascii="Cambria Math" w:hAnsi="Cambria Math"/>
                      <w:sz w:val="16"/>
                      <w:szCs w:val="16"/>
                    </w:rPr>
                  </m:ctrlPr>
                </m:accPr>
                <m:e>
                  <m:r>
                    <w:rPr>
                      <w:rFonts w:ascii="Cambria Math" w:hAnsi="Cambria Math"/>
                      <w:sz w:val="16"/>
                      <w:szCs w:val="16"/>
                    </w:rPr>
                    <m:t>α</m:t>
                  </m:r>
                </m:e>
              </m:acc>
              <m:r>
                <m:rPr>
                  <m:sty m:val="p"/>
                </m:rPr>
                <w:rPr>
                  <w:rFonts w:ascii="Cambria Math" w:hAnsi="Cambria Math"/>
                  <w:sz w:val="16"/>
                  <w:szCs w:val="16"/>
                </w:rPr>
                <m:t>=</m:t>
              </m:r>
              <m:r>
                <w:rPr>
                  <w:rFonts w:ascii="Cambria Math" w:hAnsi="Cambria Math" w:cs="Calibri"/>
                  <w:color w:val="000000"/>
                  <w:sz w:val="16"/>
                  <w:szCs w:val="16"/>
                </w:rPr>
                <m:t>0.172</m:t>
              </m:r>
            </m:oMath>
            <w:r w:rsidR="0030295E" w:rsidRPr="00413499">
              <w:rPr>
                <w:color w:val="000000"/>
                <w:sz w:val="16"/>
                <w:szCs w:val="16"/>
              </w:rPr>
              <w:t xml:space="preserve">, </w:t>
            </w:r>
            <m:oMath>
              <m:r>
                <w:rPr>
                  <w:rFonts w:ascii="Cambria Math" w:hAnsi="Cambria Math"/>
                  <w:sz w:val="16"/>
                  <w:szCs w:val="16"/>
                </w:rPr>
                <m:t>β=0</m:t>
              </m:r>
            </m:oMath>
          </w:p>
        </w:tc>
        <w:tc>
          <w:tcPr>
            <w:tcW w:w="1094" w:type="dxa"/>
          </w:tcPr>
          <w:p w14:paraId="77FB7BCA" w14:textId="40ECAAE9" w:rsidR="00FC4BF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413499">
              <w:rPr>
                <w:sz w:val="16"/>
                <w:szCs w:val="16"/>
              </w:rPr>
              <w:t>0.911</w:t>
            </w:r>
          </w:p>
        </w:tc>
        <w:tc>
          <w:tcPr>
            <w:tcW w:w="1039" w:type="dxa"/>
          </w:tcPr>
          <w:p w14:paraId="05C8F62A" w14:textId="49F1274E" w:rsidR="00FC4BF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413499">
              <w:rPr>
                <w:sz w:val="16"/>
                <w:szCs w:val="16"/>
              </w:rPr>
              <w:t>0.089</w:t>
            </w:r>
          </w:p>
        </w:tc>
        <w:tc>
          <w:tcPr>
            <w:tcW w:w="1094" w:type="dxa"/>
          </w:tcPr>
          <w:p w14:paraId="09984D74" w14:textId="4748C89A" w:rsidR="00FC4BF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413499">
              <w:rPr>
                <w:sz w:val="16"/>
                <w:szCs w:val="16"/>
              </w:rPr>
              <w:t>0.739</w:t>
            </w:r>
          </w:p>
        </w:tc>
        <w:tc>
          <w:tcPr>
            <w:tcW w:w="1039" w:type="dxa"/>
          </w:tcPr>
          <w:p w14:paraId="32E0045A" w14:textId="3A385567" w:rsidR="00FC4BF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413499">
              <w:rPr>
                <w:sz w:val="16"/>
                <w:szCs w:val="16"/>
              </w:rPr>
              <w:t>0.261</w:t>
            </w:r>
          </w:p>
        </w:tc>
        <w:tc>
          <w:tcPr>
            <w:tcW w:w="1094" w:type="dxa"/>
          </w:tcPr>
          <w:p w14:paraId="5713C6C9" w14:textId="7DE34C60" w:rsidR="00FC4BF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413499">
              <w:rPr>
                <w:sz w:val="16"/>
                <w:szCs w:val="16"/>
              </w:rPr>
              <w:t>0.567</w:t>
            </w:r>
          </w:p>
        </w:tc>
        <w:tc>
          <w:tcPr>
            <w:tcW w:w="1039" w:type="dxa"/>
          </w:tcPr>
          <w:p w14:paraId="2CBE01E9" w14:textId="5CACB99D" w:rsidR="00FC4BF1" w:rsidRPr="00413499" w:rsidRDefault="008745E1"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413499">
              <w:rPr>
                <w:sz w:val="16"/>
                <w:szCs w:val="16"/>
              </w:rPr>
              <w:t>0.4</w:t>
            </w:r>
            <w:r w:rsidR="0097149D">
              <w:rPr>
                <w:sz w:val="16"/>
                <w:szCs w:val="16"/>
              </w:rPr>
              <w:t>3</w:t>
            </w:r>
            <w:r w:rsidRPr="00413499">
              <w:rPr>
                <w:sz w:val="16"/>
                <w:szCs w:val="16"/>
              </w:rPr>
              <w:t>3</w:t>
            </w:r>
          </w:p>
        </w:tc>
      </w:tr>
      <w:tr w:rsidR="007E2059" w:rsidRPr="00413499" w14:paraId="4863C438" w14:textId="77777777" w:rsidTr="0011323B">
        <w:tc>
          <w:tcPr>
            <w:cnfStyle w:val="001000000000" w:firstRow="0" w:lastRow="0" w:firstColumn="1" w:lastColumn="0" w:oddVBand="0" w:evenVBand="0" w:oddHBand="0" w:evenHBand="0" w:firstRowFirstColumn="0" w:firstRowLastColumn="0" w:lastRowFirstColumn="0" w:lastRowLastColumn="0"/>
            <w:tcW w:w="1555" w:type="dxa"/>
          </w:tcPr>
          <w:p w14:paraId="24420E34" w14:textId="51080805" w:rsidR="007E2059" w:rsidRPr="00413499" w:rsidRDefault="007E2059" w:rsidP="00D40829">
            <w:pPr>
              <w:spacing w:line="240" w:lineRule="auto"/>
              <w:jc w:val="center"/>
              <w:rPr>
                <w:sz w:val="16"/>
                <w:szCs w:val="16"/>
              </w:rPr>
            </w:pPr>
            <w:r w:rsidRPr="00413499">
              <w:rPr>
                <w:sz w:val="16"/>
                <w:szCs w:val="16"/>
              </w:rPr>
              <w:t>Laland et al. (1995)</w:t>
            </w:r>
          </w:p>
        </w:tc>
        <w:tc>
          <w:tcPr>
            <w:tcW w:w="1396" w:type="dxa"/>
          </w:tcPr>
          <w:p w14:paraId="15279618" w14:textId="5FB55B8B" w:rsidR="007E2059" w:rsidRPr="00413499" w:rsidRDefault="00000000" w:rsidP="00D40829">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w:hAnsi="Aptos" w:cs="Times New Roman"/>
                <w:sz w:val="16"/>
                <w:szCs w:val="16"/>
              </w:rPr>
            </w:pPr>
            <m:oMath>
              <m:acc>
                <m:accPr>
                  <m:ctrlPr>
                    <w:rPr>
                      <w:rFonts w:ascii="Cambria Math" w:hAnsi="Cambria Math" w:cs="Calibri"/>
                      <w:i/>
                      <w:sz w:val="16"/>
                      <w:szCs w:val="16"/>
                    </w:rPr>
                  </m:ctrlPr>
                </m:accPr>
                <m:e>
                  <m:r>
                    <w:rPr>
                      <w:rFonts w:ascii="Cambria Math" w:hAnsi="Cambria Math" w:cs="Calibri"/>
                      <w:sz w:val="16"/>
                      <w:szCs w:val="16"/>
                    </w:rPr>
                    <m:t>ρ</m:t>
                  </m:r>
                </m:e>
              </m:acc>
              <m:r>
                <w:rPr>
                  <w:rFonts w:ascii="Cambria Math" w:hAnsi="Cambria Math" w:cs="Calibri"/>
                  <w:color w:val="000000"/>
                  <w:sz w:val="16"/>
                  <w:szCs w:val="16"/>
                </w:rPr>
                <m:t>=0.267</m:t>
              </m:r>
            </m:oMath>
            <w:r w:rsidR="0030295E" w:rsidRPr="00413499">
              <w:rPr>
                <w:color w:val="000000"/>
                <w:sz w:val="16"/>
                <w:szCs w:val="16"/>
              </w:rPr>
              <w:t xml:space="preserve">, </w:t>
            </w:r>
            <m:oMath>
              <m:acc>
                <m:accPr>
                  <m:ctrlPr>
                    <w:rPr>
                      <w:rFonts w:ascii="Cambria Math" w:hAnsi="Cambria Math" w:cs="Calibri"/>
                      <w:i/>
                      <w:sz w:val="16"/>
                      <w:szCs w:val="16"/>
                    </w:rPr>
                  </m:ctrlPr>
                </m:accPr>
                <m:e>
                  <m:r>
                    <w:rPr>
                      <w:rFonts w:ascii="Cambria Math" w:hAnsi="Cambria Math" w:cs="Calibri"/>
                      <w:sz w:val="16"/>
                      <w:szCs w:val="16"/>
                    </w:rPr>
                    <m:t>α</m:t>
                  </m:r>
                </m:e>
              </m:acc>
              <m:r>
                <w:rPr>
                  <w:rFonts w:ascii="Cambria Math" w:hAnsi="Cambria Math" w:cs="Calibri"/>
                  <w:color w:val="000000"/>
                  <w:sz w:val="16"/>
                  <w:szCs w:val="16"/>
                </w:rPr>
                <m:t>=0.148</m:t>
              </m:r>
            </m:oMath>
            <w:r w:rsidR="0030295E" w:rsidRPr="00413499">
              <w:rPr>
                <w:color w:val="000000"/>
                <w:sz w:val="16"/>
                <w:szCs w:val="16"/>
              </w:rPr>
              <w:t xml:space="preserve">, </w:t>
            </w:r>
            <m:oMath>
              <m:acc>
                <m:accPr>
                  <m:ctrlPr>
                    <w:rPr>
                      <w:rFonts w:ascii="Cambria Math" w:hAnsi="Cambria Math" w:cs="Calibri"/>
                      <w:i/>
                      <w:sz w:val="16"/>
                      <w:szCs w:val="16"/>
                    </w:rPr>
                  </m:ctrlPr>
                </m:accPr>
                <m:e>
                  <m:r>
                    <w:rPr>
                      <w:rFonts w:ascii="Cambria Math" w:hAnsi="Cambria Math" w:cs="Calibri"/>
                      <w:sz w:val="16"/>
                      <w:szCs w:val="16"/>
                    </w:rPr>
                    <m:t>β</m:t>
                  </m:r>
                </m:e>
              </m:acc>
              <m:r>
                <w:rPr>
                  <w:rFonts w:ascii="Cambria Math" w:hAnsi="Cambria Math" w:cs="Calibri"/>
                  <w:color w:val="000000"/>
                  <w:sz w:val="16"/>
                  <w:szCs w:val="16"/>
                </w:rPr>
                <m:t>=0.012</m:t>
              </m:r>
            </m:oMath>
          </w:p>
        </w:tc>
        <w:tc>
          <w:tcPr>
            <w:tcW w:w="1094" w:type="dxa"/>
          </w:tcPr>
          <w:p w14:paraId="2AB5C8D9" w14:textId="20F000C5" w:rsidR="007E2059" w:rsidRPr="00413499" w:rsidRDefault="00684F7B"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413499">
              <w:rPr>
                <w:sz w:val="16"/>
                <w:szCs w:val="16"/>
              </w:rPr>
              <w:t>0.915</w:t>
            </w:r>
          </w:p>
        </w:tc>
        <w:tc>
          <w:tcPr>
            <w:tcW w:w="1039" w:type="dxa"/>
          </w:tcPr>
          <w:p w14:paraId="1AE6F42B" w14:textId="4AE665AF" w:rsidR="007E2059" w:rsidRPr="00413499" w:rsidRDefault="00684F7B"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413499">
              <w:rPr>
                <w:sz w:val="16"/>
                <w:szCs w:val="16"/>
              </w:rPr>
              <w:t>0.085</w:t>
            </w:r>
          </w:p>
        </w:tc>
        <w:tc>
          <w:tcPr>
            <w:tcW w:w="1094" w:type="dxa"/>
          </w:tcPr>
          <w:p w14:paraId="2931C61A" w14:textId="1DBDBB9B" w:rsidR="007E2059" w:rsidRPr="00413499" w:rsidRDefault="00684F7B"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rPr>
            </w:pPr>
            <w:r w:rsidRPr="00413499">
              <w:rPr>
                <w:sz w:val="16"/>
                <w:szCs w:val="16"/>
              </w:rPr>
              <w:t>0.779</w:t>
            </w:r>
          </w:p>
        </w:tc>
        <w:tc>
          <w:tcPr>
            <w:tcW w:w="1039" w:type="dxa"/>
          </w:tcPr>
          <w:p w14:paraId="75899AED" w14:textId="70BFBA27" w:rsidR="007E2059" w:rsidRPr="00413499" w:rsidRDefault="00684F7B"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413499">
              <w:rPr>
                <w:sz w:val="16"/>
                <w:szCs w:val="16"/>
              </w:rPr>
              <w:t>0.221</w:t>
            </w:r>
          </w:p>
        </w:tc>
        <w:tc>
          <w:tcPr>
            <w:tcW w:w="1094" w:type="dxa"/>
          </w:tcPr>
          <w:p w14:paraId="3B095AE0" w14:textId="2829C78D" w:rsidR="007E2059" w:rsidRPr="00413499" w:rsidRDefault="00684F7B"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413499">
              <w:rPr>
                <w:sz w:val="16"/>
                <w:szCs w:val="16"/>
              </w:rPr>
              <w:t>0.619</w:t>
            </w:r>
          </w:p>
        </w:tc>
        <w:tc>
          <w:tcPr>
            <w:tcW w:w="1039" w:type="dxa"/>
          </w:tcPr>
          <w:p w14:paraId="70F0290D" w14:textId="3C62CA80" w:rsidR="007E2059" w:rsidRPr="00413499" w:rsidRDefault="00684F7B" w:rsidP="00D40829">
            <w:pPr>
              <w:spacing w:line="240" w:lineRule="auto"/>
              <w:jc w:val="center"/>
              <w:cnfStyle w:val="000000000000" w:firstRow="0" w:lastRow="0" w:firstColumn="0" w:lastColumn="0" w:oddVBand="0" w:evenVBand="0" w:oddHBand="0" w:evenHBand="0" w:firstRowFirstColumn="0" w:firstRowLastColumn="0" w:lastRowFirstColumn="0" w:lastRowLastColumn="0"/>
              <w:rPr>
                <w:sz w:val="16"/>
                <w:szCs w:val="16"/>
                <w:highlight w:val="yellow"/>
              </w:rPr>
            </w:pPr>
            <w:r w:rsidRPr="00413499">
              <w:rPr>
                <w:sz w:val="16"/>
                <w:szCs w:val="16"/>
              </w:rPr>
              <w:t>0.381</w:t>
            </w:r>
          </w:p>
        </w:tc>
      </w:tr>
      <w:tr w:rsidR="00684F7B" w:rsidRPr="00413499" w14:paraId="3497BD15" w14:textId="77777777" w:rsidTr="001132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F1F6631" w14:textId="1C82CC1E" w:rsidR="00684F7B" w:rsidRPr="00413499" w:rsidRDefault="00684F7B" w:rsidP="00D40829">
            <w:pPr>
              <w:spacing w:line="240" w:lineRule="auto"/>
              <w:jc w:val="center"/>
              <w:rPr>
                <w:sz w:val="16"/>
                <w:szCs w:val="16"/>
              </w:rPr>
            </w:pPr>
            <w:r w:rsidRPr="00413499">
              <w:rPr>
                <w:sz w:val="16"/>
                <w:szCs w:val="16"/>
              </w:rPr>
              <w:t>Laland et al. (1995)</w:t>
            </w:r>
          </w:p>
        </w:tc>
        <w:tc>
          <w:tcPr>
            <w:tcW w:w="1396" w:type="dxa"/>
          </w:tcPr>
          <w:p w14:paraId="72A0560A" w14:textId="65BA2EDA" w:rsidR="00684F7B" w:rsidRPr="00413499" w:rsidRDefault="00000000" w:rsidP="00D40829">
            <w:pPr>
              <w:spacing w:line="240" w:lineRule="auto"/>
              <w:jc w:val="center"/>
              <w:cnfStyle w:val="000000100000" w:firstRow="0" w:lastRow="0" w:firstColumn="0" w:lastColumn="0" w:oddVBand="0" w:evenVBand="0" w:oddHBand="1" w:evenHBand="0" w:firstRowFirstColumn="0" w:firstRowLastColumn="0" w:lastRowFirstColumn="0" w:lastRowLastColumn="0"/>
              <w:rPr>
                <w:color w:val="000000"/>
                <w:sz w:val="16"/>
                <w:szCs w:val="16"/>
              </w:rPr>
            </w:pPr>
            <m:oMath>
              <m:acc>
                <m:accPr>
                  <m:ctrlPr>
                    <w:rPr>
                      <w:rFonts w:ascii="Cambria Math" w:hAnsi="Cambria Math" w:cs="Calibri"/>
                      <w:i/>
                      <w:sz w:val="16"/>
                      <w:szCs w:val="16"/>
                    </w:rPr>
                  </m:ctrlPr>
                </m:accPr>
                <m:e>
                  <m:r>
                    <w:rPr>
                      <w:rFonts w:ascii="Cambria Math" w:hAnsi="Cambria Math" w:cs="Calibri"/>
                      <w:sz w:val="16"/>
                      <w:szCs w:val="16"/>
                    </w:rPr>
                    <m:t>ρ</m:t>
                  </m:r>
                </m:e>
              </m:acc>
              <m:r>
                <w:rPr>
                  <w:rFonts w:ascii="Cambria Math" w:hAnsi="Cambria Math" w:cs="Calibri"/>
                  <w:color w:val="000000"/>
                  <w:sz w:val="16"/>
                  <w:szCs w:val="16"/>
                </w:rPr>
                <m:t>=0.277</m:t>
              </m:r>
            </m:oMath>
            <w:r w:rsidR="00684F7B" w:rsidRPr="00413499">
              <w:rPr>
                <w:color w:val="000000"/>
                <w:sz w:val="16"/>
                <w:szCs w:val="16"/>
              </w:rPr>
              <w:t xml:space="preserve">, </w:t>
            </w:r>
            <m:oMath>
              <m:acc>
                <m:accPr>
                  <m:ctrlPr>
                    <w:rPr>
                      <w:rFonts w:ascii="Cambria Math" w:hAnsi="Cambria Math"/>
                      <w:sz w:val="16"/>
                      <w:szCs w:val="16"/>
                    </w:rPr>
                  </m:ctrlPr>
                </m:accPr>
                <m:e>
                  <m:r>
                    <w:rPr>
                      <w:rFonts w:ascii="Cambria Math" w:hAnsi="Cambria Math"/>
                      <w:sz w:val="16"/>
                      <w:szCs w:val="16"/>
                    </w:rPr>
                    <m:t>α</m:t>
                  </m:r>
                </m:e>
              </m:acc>
              <m:r>
                <m:rPr>
                  <m:sty m:val="p"/>
                </m:rPr>
                <w:rPr>
                  <w:rFonts w:ascii="Cambria Math" w:hAnsi="Cambria Math"/>
                  <w:sz w:val="16"/>
                  <w:szCs w:val="16"/>
                </w:rPr>
                <m:t>=</m:t>
              </m:r>
              <m:r>
                <w:rPr>
                  <w:rFonts w:ascii="Cambria Math" w:hAnsi="Cambria Math" w:cs="Calibri"/>
                  <w:color w:val="000000"/>
                  <w:sz w:val="16"/>
                  <w:szCs w:val="16"/>
                </w:rPr>
                <m:t>0.138</m:t>
              </m:r>
              <m:r>
                <w:rPr>
                  <w:rFonts w:ascii="Cambria Math" w:hAnsi="Cambria Math"/>
                  <w:color w:val="000000"/>
                  <w:sz w:val="16"/>
                  <w:szCs w:val="16"/>
                </w:rPr>
                <m:t xml:space="preserve">, </m:t>
              </m:r>
              <m:r>
                <w:rPr>
                  <w:rFonts w:ascii="Cambria Math" w:hAnsi="Cambria Math"/>
                  <w:sz w:val="16"/>
                  <w:szCs w:val="16"/>
                </w:rPr>
                <m:t>β=0</m:t>
              </m:r>
            </m:oMath>
          </w:p>
        </w:tc>
        <w:tc>
          <w:tcPr>
            <w:tcW w:w="1094" w:type="dxa"/>
          </w:tcPr>
          <w:p w14:paraId="0C11C1BC" w14:textId="7AA6406F" w:rsidR="00684F7B" w:rsidRPr="00413499" w:rsidRDefault="00684F7B"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413499">
              <w:rPr>
                <w:sz w:val="16"/>
                <w:szCs w:val="16"/>
              </w:rPr>
              <w:t>0.915</w:t>
            </w:r>
          </w:p>
        </w:tc>
        <w:tc>
          <w:tcPr>
            <w:tcW w:w="1039" w:type="dxa"/>
          </w:tcPr>
          <w:p w14:paraId="204205C4" w14:textId="47222C9C" w:rsidR="00684F7B" w:rsidRPr="00413499" w:rsidRDefault="00684F7B"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413499">
              <w:rPr>
                <w:sz w:val="16"/>
                <w:szCs w:val="16"/>
              </w:rPr>
              <w:t>0.085</w:t>
            </w:r>
          </w:p>
        </w:tc>
        <w:tc>
          <w:tcPr>
            <w:tcW w:w="1094" w:type="dxa"/>
          </w:tcPr>
          <w:p w14:paraId="1FE3FA16" w14:textId="251EDCB1" w:rsidR="00684F7B" w:rsidRPr="00413499" w:rsidRDefault="00684F7B"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rPr>
            </w:pPr>
            <w:r w:rsidRPr="00413499">
              <w:rPr>
                <w:sz w:val="16"/>
                <w:szCs w:val="16"/>
              </w:rPr>
              <w:t>0.777</w:t>
            </w:r>
          </w:p>
        </w:tc>
        <w:tc>
          <w:tcPr>
            <w:tcW w:w="1039" w:type="dxa"/>
          </w:tcPr>
          <w:p w14:paraId="07FDD538" w14:textId="0B86E807" w:rsidR="00684F7B" w:rsidRPr="00413499" w:rsidRDefault="00684F7B"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highlight w:val="yellow"/>
              </w:rPr>
            </w:pPr>
            <w:r w:rsidRPr="00413499">
              <w:rPr>
                <w:sz w:val="16"/>
                <w:szCs w:val="16"/>
              </w:rPr>
              <w:t>0.223</w:t>
            </w:r>
          </w:p>
        </w:tc>
        <w:tc>
          <w:tcPr>
            <w:tcW w:w="1094" w:type="dxa"/>
          </w:tcPr>
          <w:p w14:paraId="2FE973CD" w14:textId="6259F733" w:rsidR="00684F7B" w:rsidRPr="00413499" w:rsidRDefault="00684F7B"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highlight w:val="yellow"/>
              </w:rPr>
            </w:pPr>
            <w:r w:rsidRPr="00413499">
              <w:rPr>
                <w:sz w:val="16"/>
                <w:szCs w:val="16"/>
              </w:rPr>
              <w:t>0.639</w:t>
            </w:r>
          </w:p>
        </w:tc>
        <w:tc>
          <w:tcPr>
            <w:tcW w:w="1039" w:type="dxa"/>
          </w:tcPr>
          <w:p w14:paraId="2A0C4AA1" w14:textId="676D3E32" w:rsidR="00684F7B" w:rsidRPr="00413499" w:rsidRDefault="00684F7B" w:rsidP="00D40829">
            <w:pPr>
              <w:spacing w:line="240" w:lineRule="auto"/>
              <w:jc w:val="center"/>
              <w:cnfStyle w:val="000000100000" w:firstRow="0" w:lastRow="0" w:firstColumn="0" w:lastColumn="0" w:oddVBand="0" w:evenVBand="0" w:oddHBand="1" w:evenHBand="0" w:firstRowFirstColumn="0" w:firstRowLastColumn="0" w:lastRowFirstColumn="0" w:lastRowLastColumn="0"/>
              <w:rPr>
                <w:sz w:val="16"/>
                <w:szCs w:val="16"/>
                <w:highlight w:val="yellow"/>
              </w:rPr>
            </w:pPr>
            <w:r w:rsidRPr="00413499">
              <w:rPr>
                <w:sz w:val="16"/>
                <w:szCs w:val="16"/>
              </w:rPr>
              <w:t>0.361</w:t>
            </w:r>
          </w:p>
        </w:tc>
      </w:tr>
    </w:tbl>
    <w:p w14:paraId="03F88B1D" w14:textId="77777777" w:rsidR="00133108" w:rsidRDefault="00133108" w:rsidP="003E036C">
      <w:pPr>
        <w:pStyle w:val="Caption"/>
        <w:rPr>
          <w:rFonts w:asciiTheme="minorHAnsi" w:eastAsia="Calibri" w:hAnsiTheme="minorHAnsi" w:cstheme="majorBidi"/>
          <w:b/>
          <w:bCs/>
          <w:i w:val="0"/>
          <w:iCs w:val="0"/>
          <w:color w:val="auto"/>
          <w:kern w:val="2"/>
          <w:sz w:val="21"/>
          <w:szCs w:val="21"/>
          <w:lang w:val="en-US"/>
          <w14:ligatures w14:val="standardContextual"/>
        </w:rPr>
      </w:pPr>
    </w:p>
    <w:p w14:paraId="48E7ADFA" w14:textId="77777777" w:rsidR="00133108" w:rsidRDefault="00133108">
      <w:pPr>
        <w:spacing w:before="0" w:line="240" w:lineRule="auto"/>
        <w:jc w:val="left"/>
        <w:rPr>
          <w:b/>
          <w:bCs/>
          <w:sz w:val="21"/>
          <w:szCs w:val="21"/>
          <w:lang w:val="en-US"/>
        </w:rPr>
      </w:pPr>
      <w:r>
        <w:rPr>
          <w:b/>
          <w:bCs/>
          <w:i/>
          <w:iCs/>
          <w:sz w:val="21"/>
          <w:szCs w:val="21"/>
          <w:lang w:val="en-US"/>
        </w:rPr>
        <w:br w:type="page"/>
      </w:r>
    </w:p>
    <w:p w14:paraId="0FD25B42" w14:textId="70FD8517" w:rsidR="00143D85" w:rsidRPr="003E036C" w:rsidRDefault="003E036C" w:rsidP="003E036C">
      <w:pPr>
        <w:pStyle w:val="Caption"/>
        <w:rPr>
          <w:rFonts w:asciiTheme="minorHAnsi" w:eastAsia="Calibri" w:hAnsiTheme="minorHAnsi" w:cstheme="majorBidi"/>
          <w:i w:val="0"/>
          <w:iCs w:val="0"/>
          <w:color w:val="auto"/>
          <w:kern w:val="2"/>
          <w:sz w:val="21"/>
          <w:szCs w:val="21"/>
          <w:lang w:val="en-US"/>
          <w14:ligatures w14:val="standardContextual"/>
        </w:rPr>
      </w:pPr>
      <w:r w:rsidRPr="003E036C">
        <w:rPr>
          <w:rFonts w:asciiTheme="minorHAnsi" w:eastAsia="Calibri" w:hAnsiTheme="minorHAnsi" w:cstheme="majorBidi"/>
          <w:b/>
          <w:bCs/>
          <w:i w:val="0"/>
          <w:iCs w:val="0"/>
          <w:color w:val="auto"/>
          <w:kern w:val="2"/>
          <w:sz w:val="21"/>
          <w:szCs w:val="21"/>
          <w:lang w:val="en-US"/>
          <w14:ligatures w14:val="standardContextual"/>
        </w:rPr>
        <w:lastRenderedPageBreak/>
        <w:t xml:space="preserve">Table </w:t>
      </w:r>
      <w:r w:rsidRPr="003E036C">
        <w:rPr>
          <w:rFonts w:asciiTheme="minorHAnsi" w:eastAsia="Calibri" w:hAnsiTheme="minorHAnsi" w:cstheme="majorBidi"/>
          <w:b/>
          <w:bCs/>
          <w:i w:val="0"/>
          <w:iCs w:val="0"/>
          <w:color w:val="auto"/>
          <w:kern w:val="2"/>
          <w:sz w:val="21"/>
          <w:szCs w:val="21"/>
          <w:lang w:val="en-US"/>
          <w14:ligatures w14:val="standardContextual"/>
        </w:rPr>
        <w:fldChar w:fldCharType="begin"/>
      </w:r>
      <w:r w:rsidRPr="003E036C">
        <w:rPr>
          <w:rFonts w:asciiTheme="minorHAnsi" w:eastAsia="Calibri" w:hAnsiTheme="minorHAnsi" w:cstheme="majorBidi"/>
          <w:b/>
          <w:bCs/>
          <w:i w:val="0"/>
          <w:iCs w:val="0"/>
          <w:color w:val="auto"/>
          <w:kern w:val="2"/>
          <w:sz w:val="21"/>
          <w:szCs w:val="21"/>
          <w:lang w:val="en-US"/>
          <w14:ligatures w14:val="standardContextual"/>
        </w:rPr>
        <w:instrText xml:space="preserve"> SEQ Table \* ARABIC </w:instrText>
      </w:r>
      <w:r w:rsidRPr="003E036C">
        <w:rPr>
          <w:rFonts w:asciiTheme="minorHAnsi" w:eastAsia="Calibri" w:hAnsiTheme="minorHAnsi" w:cstheme="majorBidi"/>
          <w:b/>
          <w:bCs/>
          <w:i w:val="0"/>
          <w:iCs w:val="0"/>
          <w:color w:val="auto"/>
          <w:kern w:val="2"/>
          <w:sz w:val="21"/>
          <w:szCs w:val="21"/>
          <w:lang w:val="en-US"/>
          <w14:ligatures w14:val="standardContextual"/>
        </w:rPr>
        <w:fldChar w:fldCharType="separate"/>
      </w:r>
      <w:r w:rsidR="009D6992">
        <w:rPr>
          <w:rFonts w:asciiTheme="minorHAnsi" w:eastAsia="Calibri" w:hAnsiTheme="minorHAnsi" w:cstheme="majorBidi"/>
          <w:b/>
          <w:bCs/>
          <w:i w:val="0"/>
          <w:iCs w:val="0"/>
          <w:noProof/>
          <w:color w:val="auto"/>
          <w:kern w:val="2"/>
          <w:sz w:val="21"/>
          <w:szCs w:val="21"/>
          <w:lang w:val="en-US"/>
          <w14:ligatures w14:val="standardContextual"/>
        </w:rPr>
        <w:t>2</w:t>
      </w:r>
      <w:r w:rsidRPr="003E036C">
        <w:rPr>
          <w:rFonts w:asciiTheme="minorHAnsi" w:eastAsia="Calibri" w:hAnsiTheme="minorHAnsi" w:cstheme="majorBidi"/>
          <w:b/>
          <w:bCs/>
          <w:i w:val="0"/>
          <w:iCs w:val="0"/>
          <w:color w:val="auto"/>
          <w:kern w:val="2"/>
          <w:sz w:val="21"/>
          <w:szCs w:val="21"/>
          <w:lang w:val="en-US"/>
          <w14:ligatures w14:val="standardContextual"/>
        </w:rPr>
        <w:fldChar w:fldCharType="end"/>
      </w:r>
      <w:r w:rsidR="008D523C" w:rsidRPr="003E036C">
        <w:rPr>
          <w:rFonts w:asciiTheme="minorHAnsi" w:eastAsia="Calibri" w:hAnsiTheme="minorHAnsi" w:cstheme="majorBidi"/>
          <w:b/>
          <w:bCs/>
          <w:i w:val="0"/>
          <w:iCs w:val="0"/>
          <w:color w:val="auto"/>
          <w:kern w:val="2"/>
          <w:sz w:val="21"/>
          <w:szCs w:val="21"/>
          <w:lang w:val="en-US"/>
          <w14:ligatures w14:val="standardContextual"/>
        </w:rPr>
        <w:t xml:space="preserve">. </w:t>
      </w:r>
      <w:r w:rsidR="008D523C" w:rsidRPr="003E036C">
        <w:rPr>
          <w:rFonts w:asciiTheme="minorHAnsi" w:eastAsia="Calibri" w:hAnsiTheme="minorHAnsi" w:cstheme="majorBidi"/>
          <w:i w:val="0"/>
          <w:iCs w:val="0"/>
          <w:color w:val="auto"/>
          <w:kern w:val="2"/>
          <w:sz w:val="21"/>
          <w:szCs w:val="21"/>
          <w:lang w:val="en-US"/>
          <w14:ligatures w14:val="standardContextual"/>
        </w:rPr>
        <w:t xml:space="preserve">Comparison of maximum-likelihood estimates to Laland et al. (1995). </w:t>
      </w:r>
      <w:bookmarkEnd w:id="112"/>
      <w:bookmarkEnd w:id="113"/>
      <w:bookmarkEnd w:id="114"/>
      <w:r w:rsidR="0094473A" w:rsidRPr="0094473A">
        <w:rPr>
          <w:rFonts w:asciiTheme="minorHAnsi" w:eastAsia="Calibri" w:hAnsiTheme="minorHAnsi" w:cstheme="majorBidi"/>
          <w:i w:val="0"/>
          <w:iCs w:val="0"/>
          <w:color w:val="auto"/>
          <w:kern w:val="2"/>
          <w:sz w:val="21"/>
          <w:szCs w:val="21"/>
          <w:lang w:val="en-US"/>
          <w14:ligatures w14:val="standardContextual"/>
        </w:rPr>
        <w:t>See supplementary tables for more details.</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3"/>
        <w:gridCol w:w="831"/>
        <w:gridCol w:w="1130"/>
        <w:gridCol w:w="1038"/>
        <w:gridCol w:w="272"/>
        <w:gridCol w:w="1353"/>
        <w:gridCol w:w="1101"/>
        <w:gridCol w:w="972"/>
        <w:gridCol w:w="1236"/>
      </w:tblGrid>
      <w:tr w:rsidR="0060263C" w:rsidRPr="0060263C" w14:paraId="67A34B2E" w14:textId="77777777" w:rsidTr="0060263C">
        <w:trPr>
          <w:trHeight w:val="423"/>
        </w:trPr>
        <w:tc>
          <w:tcPr>
            <w:tcW w:w="2918" w:type="dxa"/>
            <w:vMerge w:val="restart"/>
            <w:tcBorders>
              <w:top w:val="single" w:sz="4" w:space="0" w:color="000000"/>
              <w:left w:val="nil"/>
              <w:right w:val="nil"/>
            </w:tcBorders>
          </w:tcPr>
          <w:p w14:paraId="5BC99B4A" w14:textId="77777777" w:rsidR="00143D85" w:rsidRPr="0060263C" w:rsidRDefault="00143D85" w:rsidP="0060263C">
            <w:pPr>
              <w:spacing w:before="0" w:line="480" w:lineRule="auto"/>
              <w:rPr>
                <w:rFonts w:asciiTheme="majorBidi" w:hAnsiTheme="majorBidi"/>
                <w:kern w:val="0"/>
                <w:sz w:val="18"/>
                <w:szCs w:val="18"/>
                <w14:ligatures w14:val="none"/>
              </w:rPr>
            </w:pPr>
          </w:p>
          <w:p w14:paraId="3FD42F11" w14:textId="77777777" w:rsidR="0060263C" w:rsidRPr="0060263C" w:rsidRDefault="0060263C" w:rsidP="0060263C">
            <w:pPr>
              <w:spacing w:before="0" w:line="480" w:lineRule="auto"/>
              <w:rPr>
                <w:rFonts w:asciiTheme="majorBidi" w:hAnsiTheme="majorBidi"/>
                <w:kern w:val="0"/>
                <w:sz w:val="18"/>
                <w:szCs w:val="18"/>
                <w14:ligatures w14:val="none"/>
              </w:rPr>
            </w:pPr>
          </w:p>
        </w:tc>
        <w:tc>
          <w:tcPr>
            <w:tcW w:w="3735" w:type="dxa"/>
            <w:gridSpan w:val="3"/>
            <w:tcBorders>
              <w:top w:val="single" w:sz="4" w:space="0" w:color="000000"/>
              <w:left w:val="nil"/>
              <w:bottom w:val="single" w:sz="4" w:space="0" w:color="000000"/>
              <w:right w:val="nil"/>
            </w:tcBorders>
          </w:tcPr>
          <w:p w14:paraId="4A1E6E3A"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Maximum likelihood estimates</w:t>
            </w:r>
          </w:p>
        </w:tc>
        <w:tc>
          <w:tcPr>
            <w:tcW w:w="2054" w:type="dxa"/>
            <w:gridSpan w:val="2"/>
            <w:tcBorders>
              <w:top w:val="single" w:sz="4" w:space="0" w:color="000000"/>
              <w:left w:val="nil"/>
              <w:bottom w:val="nil"/>
              <w:right w:val="nil"/>
            </w:tcBorders>
          </w:tcPr>
          <w:p w14:paraId="0C7772C0"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Max. log-lik.</w:t>
            </w:r>
          </w:p>
        </w:tc>
        <w:tc>
          <w:tcPr>
            <w:tcW w:w="1375" w:type="dxa"/>
            <w:tcBorders>
              <w:top w:val="single" w:sz="4" w:space="0" w:color="000000"/>
              <w:left w:val="nil"/>
              <w:bottom w:val="nil"/>
              <w:right w:val="nil"/>
            </w:tcBorders>
          </w:tcPr>
          <w:p w14:paraId="5D79F4C2" w14:textId="77777777" w:rsidR="0060263C" w:rsidRPr="0060263C" w:rsidRDefault="00000000" w:rsidP="0060263C">
            <w:pPr>
              <w:spacing w:before="0" w:line="480" w:lineRule="auto"/>
              <w:jc w:val="center"/>
              <w:rPr>
                <w:rFonts w:asciiTheme="majorBidi" w:hAnsiTheme="majorBidi"/>
                <w:kern w:val="0"/>
                <w:sz w:val="18"/>
                <w:szCs w:val="18"/>
                <w14:ligatures w14:val="none"/>
              </w:rPr>
            </w:pPr>
            <m:oMathPara>
              <m:oMath>
                <m:sSub>
                  <m:sSubPr>
                    <m:ctrlPr>
                      <w:rPr>
                        <w:rFonts w:ascii="Cambria Math" w:eastAsia="Times New Roman" w:hAnsi="Cambria Math"/>
                        <w:i/>
                        <w:kern w:val="0"/>
                        <w:sz w:val="18"/>
                        <w:szCs w:val="18"/>
                        <w14:ligatures w14:val="none"/>
                      </w:rPr>
                    </m:ctrlPr>
                  </m:sSubPr>
                  <m:e>
                    <m:acc>
                      <m:accPr>
                        <m:ctrlPr>
                          <w:rPr>
                            <w:rFonts w:ascii="Cambria Math" w:eastAsia="Times New Roman" w:hAnsi="Cambria Math"/>
                            <w:i/>
                            <w:kern w:val="0"/>
                            <w:sz w:val="18"/>
                            <w:szCs w:val="18"/>
                            <w14:ligatures w14:val="none"/>
                          </w:rPr>
                        </m:ctrlPr>
                      </m:accPr>
                      <m:e>
                        <m:r>
                          <w:rPr>
                            <w:rFonts w:ascii="Cambria Math" w:hAnsi="Cambria Math"/>
                            <w:kern w:val="0"/>
                            <w:sz w:val="18"/>
                            <w:szCs w:val="18"/>
                            <w14:ligatures w14:val="none"/>
                          </w:rPr>
                          <m:t>F</m:t>
                        </m:r>
                      </m:e>
                    </m:acc>
                  </m:e>
                  <m:sub>
                    <m:r>
                      <w:rPr>
                        <w:rFonts w:ascii="Cambria Math" w:hAnsi="Cambria Math"/>
                        <w:kern w:val="0"/>
                        <w:sz w:val="18"/>
                        <w:szCs w:val="18"/>
                        <w14:ligatures w14:val="none"/>
                      </w:rPr>
                      <m:t>DL</m:t>
                    </m:r>
                  </m:sub>
                </m:sSub>
              </m:oMath>
            </m:oMathPara>
          </w:p>
        </w:tc>
        <w:tc>
          <w:tcPr>
            <w:tcW w:w="1205" w:type="dxa"/>
            <w:tcBorders>
              <w:top w:val="single" w:sz="4" w:space="0" w:color="000000"/>
              <w:left w:val="nil"/>
              <w:bottom w:val="nil"/>
              <w:right w:val="nil"/>
            </w:tcBorders>
          </w:tcPr>
          <w:p w14:paraId="2AAF9B7B" w14:textId="77777777" w:rsidR="0060263C" w:rsidRPr="0060263C" w:rsidRDefault="0060263C" w:rsidP="0060263C">
            <w:pPr>
              <w:spacing w:before="0" w:line="480" w:lineRule="auto"/>
              <w:jc w:val="center"/>
              <w:rPr>
                <w:rFonts w:asciiTheme="majorBidi" w:hAnsiTheme="majorBidi"/>
                <w:kern w:val="0"/>
                <w:sz w:val="18"/>
                <w:szCs w:val="18"/>
                <w:vertAlign w:val="subscript"/>
                <w14:ligatures w14:val="none"/>
              </w:rPr>
            </w:pPr>
            <w:r w:rsidRPr="0060263C">
              <w:rPr>
                <w:rFonts w:asciiTheme="majorBidi" w:hAnsiTheme="majorBidi"/>
                <w:kern w:val="0"/>
                <w:sz w:val="18"/>
                <w:szCs w:val="18"/>
                <w14:ligatures w14:val="none"/>
              </w:rPr>
              <w:t>G</w:t>
            </w:r>
            <w:r w:rsidRPr="0060263C">
              <w:rPr>
                <w:rFonts w:asciiTheme="majorBidi" w:hAnsiTheme="majorBidi"/>
                <w:kern w:val="0"/>
                <w:sz w:val="18"/>
                <w:szCs w:val="18"/>
                <w:vertAlign w:val="subscript"/>
                <w14:ligatures w14:val="none"/>
              </w:rPr>
              <w:t>overall</w:t>
            </w:r>
          </w:p>
        </w:tc>
        <w:tc>
          <w:tcPr>
            <w:tcW w:w="1553" w:type="dxa"/>
            <w:vMerge w:val="restart"/>
            <w:tcBorders>
              <w:top w:val="single" w:sz="4" w:space="0" w:color="000000"/>
              <w:left w:val="nil"/>
              <w:right w:val="nil"/>
            </w:tcBorders>
          </w:tcPr>
          <w:p w14:paraId="2DEC91D4"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 studies with good fit</w:t>
            </w:r>
          </w:p>
        </w:tc>
      </w:tr>
      <w:tr w:rsidR="0060263C" w:rsidRPr="0060263C" w14:paraId="64D33654" w14:textId="77777777" w:rsidTr="0060263C">
        <w:trPr>
          <w:trHeight w:val="252"/>
        </w:trPr>
        <w:tc>
          <w:tcPr>
            <w:tcW w:w="2918" w:type="dxa"/>
            <w:vMerge/>
            <w:tcBorders>
              <w:top w:val="single" w:sz="4" w:space="0" w:color="000000"/>
              <w:left w:val="nil"/>
              <w:right w:val="nil"/>
            </w:tcBorders>
          </w:tcPr>
          <w:p w14:paraId="7E880364" w14:textId="77777777" w:rsidR="0060263C" w:rsidRPr="0060263C" w:rsidRDefault="0060263C" w:rsidP="0060263C">
            <w:pPr>
              <w:widowControl w:val="0"/>
              <w:pBdr>
                <w:top w:val="nil"/>
                <w:left w:val="nil"/>
                <w:bottom w:val="nil"/>
                <w:right w:val="nil"/>
                <w:between w:val="nil"/>
              </w:pBdr>
              <w:spacing w:before="0" w:line="480" w:lineRule="auto"/>
              <w:jc w:val="left"/>
              <w:rPr>
                <w:rFonts w:asciiTheme="majorBidi" w:hAnsiTheme="majorBidi"/>
                <w:kern w:val="0"/>
                <w:sz w:val="18"/>
                <w:szCs w:val="18"/>
                <w14:ligatures w14:val="none"/>
              </w:rPr>
            </w:pPr>
          </w:p>
        </w:tc>
        <w:tc>
          <w:tcPr>
            <w:tcW w:w="1019" w:type="dxa"/>
            <w:tcBorders>
              <w:top w:val="single" w:sz="4" w:space="0" w:color="000000"/>
              <w:left w:val="nil"/>
              <w:bottom w:val="single" w:sz="4" w:space="0" w:color="000000"/>
              <w:right w:val="nil"/>
            </w:tcBorders>
          </w:tcPr>
          <w:p w14:paraId="42F711CF" w14:textId="77777777" w:rsidR="0060263C" w:rsidRPr="0060263C" w:rsidRDefault="00000000" w:rsidP="0060263C">
            <w:pPr>
              <w:spacing w:before="0" w:line="480" w:lineRule="auto"/>
              <w:jc w:val="left"/>
              <w:rPr>
                <w:rFonts w:asciiTheme="majorBidi" w:hAnsiTheme="majorBidi"/>
                <w:kern w:val="0"/>
                <w:sz w:val="18"/>
                <w:szCs w:val="18"/>
                <w14:ligatures w14:val="none"/>
              </w:rPr>
            </w:pPr>
            <m:oMathPara>
              <m:oMathParaPr>
                <m:jc m:val="left"/>
              </m:oMathParaPr>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ρ</m:t>
                    </m:r>
                  </m:e>
                </m:acc>
              </m:oMath>
            </m:oMathPara>
          </w:p>
        </w:tc>
        <w:tc>
          <w:tcPr>
            <w:tcW w:w="1413" w:type="dxa"/>
            <w:tcBorders>
              <w:top w:val="single" w:sz="4" w:space="0" w:color="000000"/>
              <w:left w:val="nil"/>
              <w:bottom w:val="single" w:sz="4" w:space="0" w:color="000000"/>
              <w:right w:val="nil"/>
            </w:tcBorders>
          </w:tcPr>
          <w:p w14:paraId="1B72FD0E" w14:textId="77777777" w:rsidR="0060263C" w:rsidRPr="0060263C" w:rsidRDefault="00000000" w:rsidP="0060263C">
            <w:pPr>
              <w:spacing w:before="0" w:line="480" w:lineRule="auto"/>
              <w:jc w:val="left"/>
              <w:rPr>
                <w:rFonts w:asciiTheme="majorBidi" w:hAnsiTheme="majorBidi"/>
                <w:kern w:val="0"/>
                <w:sz w:val="18"/>
                <w:szCs w:val="18"/>
                <w14:ligatures w14:val="none"/>
              </w:rPr>
            </w:pPr>
            <m:oMathPara>
              <m:oMathParaPr>
                <m:jc m:val="left"/>
              </m:oMathParaPr>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α</m:t>
                    </m:r>
                  </m:e>
                </m:acc>
              </m:oMath>
            </m:oMathPara>
          </w:p>
        </w:tc>
        <w:tc>
          <w:tcPr>
            <w:tcW w:w="1650" w:type="dxa"/>
            <w:gridSpan w:val="2"/>
            <w:tcBorders>
              <w:top w:val="single" w:sz="4" w:space="0" w:color="000000"/>
              <w:left w:val="nil"/>
              <w:bottom w:val="single" w:sz="4" w:space="0" w:color="000000"/>
              <w:right w:val="nil"/>
            </w:tcBorders>
          </w:tcPr>
          <w:p w14:paraId="2562C72C" w14:textId="77777777" w:rsidR="0060263C" w:rsidRPr="0060263C" w:rsidRDefault="00000000" w:rsidP="0060263C">
            <w:pPr>
              <w:spacing w:before="0" w:line="480" w:lineRule="auto"/>
              <w:jc w:val="left"/>
              <w:rPr>
                <w:rFonts w:asciiTheme="majorBidi" w:hAnsiTheme="majorBidi"/>
                <w:kern w:val="0"/>
                <w:sz w:val="18"/>
                <w:szCs w:val="18"/>
                <w14:ligatures w14:val="none"/>
              </w:rPr>
            </w:pPr>
            <m:oMathPara>
              <m:oMathParaPr>
                <m:jc m:val="left"/>
              </m:oMathParaPr>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β</m:t>
                    </m:r>
                  </m:e>
                </m:acc>
              </m:oMath>
            </m:oMathPara>
          </w:p>
        </w:tc>
        <w:tc>
          <w:tcPr>
            <w:tcW w:w="1707" w:type="dxa"/>
            <w:tcBorders>
              <w:top w:val="nil"/>
              <w:left w:val="nil"/>
              <w:bottom w:val="single" w:sz="4" w:space="0" w:color="000000"/>
              <w:right w:val="nil"/>
            </w:tcBorders>
          </w:tcPr>
          <w:p w14:paraId="597FA897"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375" w:type="dxa"/>
            <w:tcBorders>
              <w:top w:val="nil"/>
              <w:left w:val="nil"/>
              <w:bottom w:val="single" w:sz="4" w:space="0" w:color="000000"/>
              <w:right w:val="nil"/>
            </w:tcBorders>
          </w:tcPr>
          <w:p w14:paraId="11739F3F"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205" w:type="dxa"/>
            <w:tcBorders>
              <w:top w:val="nil"/>
              <w:left w:val="nil"/>
              <w:bottom w:val="single" w:sz="4" w:space="0" w:color="000000"/>
              <w:right w:val="nil"/>
            </w:tcBorders>
          </w:tcPr>
          <w:p w14:paraId="1BB0E711"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553" w:type="dxa"/>
            <w:vMerge/>
            <w:tcBorders>
              <w:top w:val="single" w:sz="4" w:space="0" w:color="000000"/>
              <w:left w:val="nil"/>
              <w:right w:val="nil"/>
            </w:tcBorders>
          </w:tcPr>
          <w:p w14:paraId="6C9D2CF9" w14:textId="77777777" w:rsidR="0060263C" w:rsidRPr="0060263C" w:rsidRDefault="0060263C" w:rsidP="0060263C">
            <w:pPr>
              <w:widowControl w:val="0"/>
              <w:pBdr>
                <w:top w:val="nil"/>
                <w:left w:val="nil"/>
                <w:bottom w:val="nil"/>
                <w:right w:val="nil"/>
                <w:between w:val="nil"/>
              </w:pBdr>
              <w:spacing w:before="0" w:line="480" w:lineRule="auto"/>
              <w:jc w:val="left"/>
              <w:rPr>
                <w:rFonts w:asciiTheme="majorBidi" w:hAnsiTheme="majorBidi"/>
                <w:kern w:val="0"/>
                <w:sz w:val="18"/>
                <w:szCs w:val="18"/>
                <w14:ligatures w14:val="none"/>
              </w:rPr>
            </w:pPr>
          </w:p>
        </w:tc>
      </w:tr>
      <w:tr w:rsidR="0060263C" w:rsidRPr="0060263C" w14:paraId="62C3F7C1" w14:textId="77777777" w:rsidTr="0060263C">
        <w:trPr>
          <w:trHeight w:val="423"/>
        </w:trPr>
        <w:tc>
          <w:tcPr>
            <w:tcW w:w="2918" w:type="dxa"/>
            <w:vMerge w:val="restart"/>
            <w:tcBorders>
              <w:top w:val="single" w:sz="4" w:space="0" w:color="000000"/>
              <w:left w:val="nil"/>
              <w:bottom w:val="nil"/>
              <w:right w:val="nil"/>
            </w:tcBorders>
          </w:tcPr>
          <w:p w14:paraId="15D827AF" w14:textId="77777777" w:rsidR="0060263C" w:rsidRPr="0060263C" w:rsidRDefault="0060263C" w:rsidP="0060263C">
            <w:pPr>
              <w:spacing w:before="0" w:line="480" w:lineRule="auto"/>
              <w:rPr>
                <w:rFonts w:asciiTheme="majorBidi" w:hAnsiTheme="majorBidi"/>
                <w:kern w:val="0"/>
                <w:sz w:val="18"/>
                <w:szCs w:val="18"/>
                <w14:ligatures w14:val="none"/>
              </w:rPr>
            </w:pPr>
            <w:r w:rsidRPr="0060263C">
              <w:rPr>
                <w:rFonts w:asciiTheme="majorBidi" w:hAnsiTheme="majorBidi"/>
                <w:kern w:val="0"/>
                <w:sz w:val="18"/>
                <w:szCs w:val="18"/>
                <w14:ligatures w14:val="none"/>
              </w:rPr>
              <w:t>Laland et al. (1995)</w:t>
            </w:r>
          </w:p>
        </w:tc>
        <w:tc>
          <w:tcPr>
            <w:tcW w:w="1019" w:type="dxa"/>
            <w:tcBorders>
              <w:top w:val="single" w:sz="4" w:space="0" w:color="000000"/>
              <w:left w:val="nil"/>
              <w:bottom w:val="nil"/>
              <w:right w:val="nil"/>
            </w:tcBorders>
          </w:tcPr>
          <w:p w14:paraId="20771F05"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0.267</w:t>
            </w:r>
          </w:p>
        </w:tc>
        <w:tc>
          <w:tcPr>
            <w:tcW w:w="1413" w:type="dxa"/>
            <w:tcBorders>
              <w:top w:val="single" w:sz="4" w:space="0" w:color="000000"/>
              <w:left w:val="nil"/>
              <w:bottom w:val="nil"/>
              <w:right w:val="nil"/>
            </w:tcBorders>
          </w:tcPr>
          <w:p w14:paraId="14EDD05F"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0.148</w:t>
            </w:r>
          </w:p>
        </w:tc>
        <w:tc>
          <w:tcPr>
            <w:tcW w:w="1650" w:type="dxa"/>
            <w:gridSpan w:val="2"/>
            <w:tcBorders>
              <w:top w:val="single" w:sz="4" w:space="0" w:color="000000"/>
              <w:left w:val="nil"/>
              <w:bottom w:val="nil"/>
              <w:right w:val="nil"/>
            </w:tcBorders>
          </w:tcPr>
          <w:p w14:paraId="025F7FEB"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0.012</w:t>
            </w:r>
          </w:p>
        </w:tc>
        <w:tc>
          <w:tcPr>
            <w:tcW w:w="1707" w:type="dxa"/>
            <w:tcBorders>
              <w:top w:val="single" w:sz="4" w:space="0" w:color="000000"/>
              <w:left w:val="nil"/>
              <w:bottom w:val="nil"/>
              <w:right w:val="nil"/>
            </w:tcBorders>
          </w:tcPr>
          <w:p w14:paraId="24BAFEB7"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w:t>
            </w:r>
          </w:p>
        </w:tc>
        <w:tc>
          <w:tcPr>
            <w:tcW w:w="1375" w:type="dxa"/>
            <w:tcBorders>
              <w:top w:val="single" w:sz="4" w:space="0" w:color="000000"/>
              <w:left w:val="nil"/>
              <w:bottom w:val="nil"/>
              <w:right w:val="nil"/>
            </w:tcBorders>
          </w:tcPr>
          <w:p w14:paraId="34CA69A2"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w:t>
            </w:r>
          </w:p>
        </w:tc>
        <w:tc>
          <w:tcPr>
            <w:tcW w:w="1205" w:type="dxa"/>
            <w:tcBorders>
              <w:top w:val="single" w:sz="4" w:space="0" w:color="000000"/>
              <w:left w:val="nil"/>
              <w:bottom w:val="nil"/>
              <w:right w:val="nil"/>
            </w:tcBorders>
          </w:tcPr>
          <w:p w14:paraId="54432A57"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w:t>
            </w:r>
          </w:p>
        </w:tc>
        <w:tc>
          <w:tcPr>
            <w:tcW w:w="1553" w:type="dxa"/>
            <w:tcBorders>
              <w:top w:val="single" w:sz="4" w:space="0" w:color="000000"/>
              <w:left w:val="nil"/>
              <w:bottom w:val="nil"/>
              <w:right w:val="nil"/>
            </w:tcBorders>
          </w:tcPr>
          <w:p w14:paraId="2FBC382E"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w:t>
            </w:r>
          </w:p>
        </w:tc>
      </w:tr>
      <w:tr w:rsidR="0060263C" w:rsidRPr="0060263C" w14:paraId="0A2EC822" w14:textId="77777777" w:rsidTr="0060263C">
        <w:trPr>
          <w:trHeight w:val="170"/>
        </w:trPr>
        <w:tc>
          <w:tcPr>
            <w:tcW w:w="2918" w:type="dxa"/>
            <w:vMerge/>
            <w:tcBorders>
              <w:top w:val="single" w:sz="4" w:space="0" w:color="000000"/>
              <w:left w:val="nil"/>
              <w:bottom w:val="nil"/>
              <w:right w:val="nil"/>
            </w:tcBorders>
          </w:tcPr>
          <w:p w14:paraId="1304860D" w14:textId="77777777" w:rsidR="0060263C" w:rsidRPr="0060263C" w:rsidRDefault="0060263C" w:rsidP="0060263C">
            <w:pPr>
              <w:widowControl w:val="0"/>
              <w:pBdr>
                <w:top w:val="nil"/>
                <w:left w:val="nil"/>
                <w:bottom w:val="nil"/>
                <w:right w:val="nil"/>
                <w:between w:val="nil"/>
              </w:pBdr>
              <w:spacing w:before="0" w:line="480" w:lineRule="auto"/>
              <w:jc w:val="left"/>
              <w:rPr>
                <w:rFonts w:asciiTheme="majorBidi" w:hAnsiTheme="majorBidi"/>
                <w:kern w:val="0"/>
                <w:sz w:val="18"/>
                <w:szCs w:val="18"/>
                <w14:ligatures w14:val="none"/>
              </w:rPr>
            </w:pPr>
          </w:p>
        </w:tc>
        <w:tc>
          <w:tcPr>
            <w:tcW w:w="1019" w:type="dxa"/>
            <w:tcBorders>
              <w:top w:val="nil"/>
              <w:left w:val="nil"/>
              <w:bottom w:val="single" w:sz="4" w:space="0" w:color="000000"/>
              <w:right w:val="nil"/>
            </w:tcBorders>
          </w:tcPr>
          <w:p w14:paraId="2F975985"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0.277</w:t>
            </w:r>
          </w:p>
        </w:tc>
        <w:tc>
          <w:tcPr>
            <w:tcW w:w="1413" w:type="dxa"/>
            <w:tcBorders>
              <w:top w:val="nil"/>
              <w:left w:val="nil"/>
              <w:bottom w:val="single" w:sz="4" w:space="0" w:color="000000"/>
              <w:right w:val="nil"/>
            </w:tcBorders>
          </w:tcPr>
          <w:p w14:paraId="5C521104"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0.138</w:t>
            </w:r>
          </w:p>
        </w:tc>
        <w:tc>
          <w:tcPr>
            <w:tcW w:w="1650" w:type="dxa"/>
            <w:gridSpan w:val="2"/>
            <w:tcBorders>
              <w:top w:val="nil"/>
              <w:left w:val="nil"/>
              <w:bottom w:val="single" w:sz="4" w:space="0" w:color="000000"/>
              <w:right w:val="nil"/>
            </w:tcBorders>
          </w:tcPr>
          <w:p w14:paraId="5363AE27"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w:t>
            </w:r>
          </w:p>
        </w:tc>
        <w:tc>
          <w:tcPr>
            <w:tcW w:w="1707" w:type="dxa"/>
            <w:tcBorders>
              <w:top w:val="nil"/>
              <w:left w:val="nil"/>
              <w:bottom w:val="single" w:sz="4" w:space="0" w:color="000000"/>
              <w:right w:val="nil"/>
            </w:tcBorders>
          </w:tcPr>
          <w:p w14:paraId="321CF6FE"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w:t>
            </w:r>
          </w:p>
        </w:tc>
        <w:tc>
          <w:tcPr>
            <w:tcW w:w="1375" w:type="dxa"/>
            <w:tcBorders>
              <w:top w:val="nil"/>
              <w:left w:val="nil"/>
              <w:bottom w:val="single" w:sz="4" w:space="0" w:color="000000"/>
              <w:right w:val="nil"/>
            </w:tcBorders>
          </w:tcPr>
          <w:p w14:paraId="1C3C4C89"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11.74%</w:t>
            </w:r>
          </w:p>
        </w:tc>
        <w:tc>
          <w:tcPr>
            <w:tcW w:w="1205" w:type="dxa"/>
            <w:tcBorders>
              <w:top w:val="nil"/>
              <w:left w:val="nil"/>
              <w:bottom w:val="single" w:sz="4" w:space="0" w:color="000000"/>
              <w:right w:val="nil"/>
            </w:tcBorders>
          </w:tcPr>
          <w:p w14:paraId="5050EA93"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44.43</w:t>
            </w:r>
          </w:p>
        </w:tc>
        <w:tc>
          <w:tcPr>
            <w:tcW w:w="1553" w:type="dxa"/>
            <w:tcBorders>
              <w:top w:val="nil"/>
              <w:left w:val="nil"/>
              <w:bottom w:val="single" w:sz="4" w:space="0" w:color="000000"/>
              <w:right w:val="nil"/>
            </w:tcBorders>
          </w:tcPr>
          <w:p w14:paraId="4B43FC31"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16</w:t>
            </w:r>
          </w:p>
        </w:tc>
      </w:tr>
      <w:tr w:rsidR="0060263C" w:rsidRPr="0060263C" w14:paraId="68CA204F" w14:textId="77777777" w:rsidTr="0060263C">
        <w:trPr>
          <w:trHeight w:val="423"/>
        </w:trPr>
        <w:tc>
          <w:tcPr>
            <w:tcW w:w="2918" w:type="dxa"/>
            <w:tcBorders>
              <w:top w:val="single" w:sz="4" w:space="0" w:color="000000"/>
              <w:left w:val="nil"/>
              <w:bottom w:val="nil"/>
              <w:right w:val="nil"/>
            </w:tcBorders>
          </w:tcPr>
          <w:p w14:paraId="3FC07C25" w14:textId="77777777" w:rsidR="0060263C" w:rsidRPr="0060263C" w:rsidRDefault="0060263C" w:rsidP="0060263C">
            <w:pPr>
              <w:spacing w:before="0" w:line="480" w:lineRule="auto"/>
              <w:rPr>
                <w:rFonts w:asciiTheme="majorBidi" w:hAnsiTheme="majorBidi"/>
                <w:kern w:val="0"/>
                <w:sz w:val="18"/>
                <w:szCs w:val="18"/>
                <w14:ligatures w14:val="none"/>
              </w:rPr>
            </w:pPr>
            <w:r w:rsidRPr="0060263C">
              <w:rPr>
                <w:rFonts w:asciiTheme="majorBidi" w:hAnsiTheme="majorBidi"/>
                <w:kern w:val="0"/>
                <w:sz w:val="18"/>
                <w:szCs w:val="18"/>
                <w14:ligatures w14:val="none"/>
              </w:rPr>
              <w:t>This study</w:t>
            </w:r>
          </w:p>
        </w:tc>
        <w:tc>
          <w:tcPr>
            <w:tcW w:w="1019" w:type="dxa"/>
            <w:tcBorders>
              <w:top w:val="single" w:sz="4" w:space="0" w:color="000000"/>
              <w:left w:val="nil"/>
              <w:bottom w:val="nil"/>
              <w:right w:val="nil"/>
            </w:tcBorders>
          </w:tcPr>
          <w:p w14:paraId="56676F55"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413" w:type="dxa"/>
            <w:tcBorders>
              <w:top w:val="single" w:sz="4" w:space="0" w:color="000000"/>
              <w:left w:val="nil"/>
              <w:bottom w:val="nil"/>
              <w:right w:val="nil"/>
            </w:tcBorders>
          </w:tcPr>
          <w:p w14:paraId="5926EC30"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650" w:type="dxa"/>
            <w:gridSpan w:val="2"/>
            <w:tcBorders>
              <w:top w:val="single" w:sz="4" w:space="0" w:color="000000"/>
              <w:left w:val="nil"/>
              <w:bottom w:val="nil"/>
              <w:right w:val="nil"/>
            </w:tcBorders>
          </w:tcPr>
          <w:p w14:paraId="453FE53F"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707" w:type="dxa"/>
            <w:tcBorders>
              <w:top w:val="single" w:sz="4" w:space="0" w:color="000000"/>
              <w:left w:val="nil"/>
              <w:bottom w:val="nil"/>
              <w:right w:val="nil"/>
            </w:tcBorders>
          </w:tcPr>
          <w:p w14:paraId="3F4A8CBC"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375" w:type="dxa"/>
            <w:tcBorders>
              <w:top w:val="single" w:sz="4" w:space="0" w:color="000000"/>
              <w:left w:val="nil"/>
              <w:bottom w:val="nil"/>
              <w:right w:val="nil"/>
            </w:tcBorders>
          </w:tcPr>
          <w:p w14:paraId="2A05E2E3"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205" w:type="dxa"/>
            <w:tcBorders>
              <w:top w:val="single" w:sz="4" w:space="0" w:color="000000"/>
              <w:left w:val="nil"/>
              <w:bottom w:val="nil"/>
              <w:right w:val="nil"/>
            </w:tcBorders>
          </w:tcPr>
          <w:p w14:paraId="3EDDE918"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553" w:type="dxa"/>
            <w:tcBorders>
              <w:top w:val="single" w:sz="4" w:space="0" w:color="000000"/>
              <w:left w:val="nil"/>
              <w:bottom w:val="nil"/>
              <w:right w:val="nil"/>
            </w:tcBorders>
          </w:tcPr>
          <w:p w14:paraId="62441442"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r>
      <w:tr w:rsidR="0060263C" w:rsidRPr="0060263C" w14:paraId="3C231CAD" w14:textId="77777777" w:rsidTr="0060263C">
        <w:trPr>
          <w:trHeight w:val="444"/>
        </w:trPr>
        <w:tc>
          <w:tcPr>
            <w:tcW w:w="2918" w:type="dxa"/>
            <w:vMerge w:val="restart"/>
            <w:tcBorders>
              <w:top w:val="nil"/>
              <w:left w:val="nil"/>
              <w:bottom w:val="nil"/>
              <w:right w:val="nil"/>
            </w:tcBorders>
          </w:tcPr>
          <w:p w14:paraId="2D466BF7" w14:textId="77777777" w:rsidR="0060263C" w:rsidRPr="0060263C" w:rsidRDefault="0060263C" w:rsidP="0060263C">
            <w:pPr>
              <w:spacing w:before="0" w:line="480" w:lineRule="auto"/>
              <w:ind w:left="720"/>
              <w:jc w:val="left"/>
              <w:rPr>
                <w:rFonts w:asciiTheme="majorBidi" w:hAnsiTheme="majorBidi"/>
                <w:kern w:val="0"/>
                <w:sz w:val="18"/>
                <w:szCs w:val="18"/>
                <w14:ligatures w14:val="none"/>
              </w:rPr>
            </w:pPr>
            <w:r w:rsidRPr="0060263C">
              <w:rPr>
                <w:rFonts w:asciiTheme="majorBidi" w:hAnsiTheme="majorBidi"/>
                <w:kern w:val="0"/>
                <w:sz w:val="18"/>
                <w:szCs w:val="18"/>
                <w14:ligatures w14:val="none"/>
              </w:rPr>
              <w:t>Scenario A</w:t>
            </w:r>
          </w:p>
        </w:tc>
        <w:tc>
          <w:tcPr>
            <w:tcW w:w="1019" w:type="dxa"/>
            <w:tcBorders>
              <w:top w:val="nil"/>
              <w:left w:val="nil"/>
              <w:bottom w:val="nil"/>
              <w:right w:val="nil"/>
            </w:tcBorders>
          </w:tcPr>
          <w:p w14:paraId="01A8A07A"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0.267</w:t>
            </w:r>
          </w:p>
        </w:tc>
        <w:tc>
          <w:tcPr>
            <w:tcW w:w="1413" w:type="dxa"/>
            <w:tcBorders>
              <w:top w:val="nil"/>
              <w:left w:val="nil"/>
              <w:bottom w:val="nil"/>
              <w:right w:val="nil"/>
            </w:tcBorders>
          </w:tcPr>
          <w:p w14:paraId="3D210F35"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0.148</w:t>
            </w:r>
          </w:p>
        </w:tc>
        <w:tc>
          <w:tcPr>
            <w:tcW w:w="1650" w:type="dxa"/>
            <w:gridSpan w:val="2"/>
            <w:tcBorders>
              <w:top w:val="nil"/>
              <w:left w:val="nil"/>
              <w:bottom w:val="nil"/>
              <w:right w:val="nil"/>
            </w:tcBorders>
          </w:tcPr>
          <w:p w14:paraId="38514883"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0.012</w:t>
            </w:r>
          </w:p>
        </w:tc>
        <w:tc>
          <w:tcPr>
            <w:tcW w:w="1707" w:type="dxa"/>
            <w:tcBorders>
              <w:top w:val="nil"/>
              <w:left w:val="nil"/>
              <w:bottom w:val="nil"/>
              <w:right w:val="nil"/>
            </w:tcBorders>
          </w:tcPr>
          <w:p w14:paraId="215789E1"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color w:val="000000"/>
                <w:kern w:val="0"/>
                <w:sz w:val="18"/>
                <w:szCs w:val="18"/>
                <w14:ligatures w14:val="none"/>
              </w:rPr>
              <w:t>-8826.643</w:t>
            </w:r>
          </w:p>
        </w:tc>
        <w:tc>
          <w:tcPr>
            <w:tcW w:w="1375" w:type="dxa"/>
            <w:tcBorders>
              <w:top w:val="nil"/>
              <w:left w:val="nil"/>
              <w:bottom w:val="nil"/>
              <w:right w:val="nil"/>
            </w:tcBorders>
          </w:tcPr>
          <w:p w14:paraId="365150BC"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11.72%</w:t>
            </w:r>
          </w:p>
        </w:tc>
        <w:tc>
          <w:tcPr>
            <w:tcW w:w="1205" w:type="dxa"/>
            <w:tcBorders>
              <w:top w:val="nil"/>
              <w:left w:val="nil"/>
              <w:bottom w:val="nil"/>
              <w:right w:val="nil"/>
            </w:tcBorders>
          </w:tcPr>
          <w:p w14:paraId="68930786"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556.7*</w:t>
            </w:r>
          </w:p>
        </w:tc>
        <w:tc>
          <w:tcPr>
            <w:tcW w:w="1553" w:type="dxa"/>
            <w:tcBorders>
              <w:top w:val="nil"/>
              <w:left w:val="nil"/>
              <w:bottom w:val="nil"/>
              <w:right w:val="nil"/>
            </w:tcBorders>
          </w:tcPr>
          <w:p w14:paraId="6B94879A"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9</w:t>
            </w:r>
          </w:p>
        </w:tc>
      </w:tr>
      <w:tr w:rsidR="0060263C" w:rsidRPr="0060263C" w14:paraId="20498A24" w14:textId="77777777" w:rsidTr="0060263C">
        <w:trPr>
          <w:trHeight w:val="170"/>
        </w:trPr>
        <w:tc>
          <w:tcPr>
            <w:tcW w:w="2918" w:type="dxa"/>
            <w:vMerge/>
            <w:tcBorders>
              <w:top w:val="nil"/>
              <w:left w:val="nil"/>
              <w:bottom w:val="nil"/>
              <w:right w:val="nil"/>
            </w:tcBorders>
          </w:tcPr>
          <w:p w14:paraId="2A0FEAE5" w14:textId="77777777" w:rsidR="0060263C" w:rsidRPr="0060263C" w:rsidRDefault="0060263C" w:rsidP="0060263C">
            <w:pPr>
              <w:widowControl w:val="0"/>
              <w:pBdr>
                <w:top w:val="nil"/>
                <w:left w:val="nil"/>
                <w:bottom w:val="nil"/>
                <w:right w:val="nil"/>
                <w:between w:val="nil"/>
              </w:pBdr>
              <w:spacing w:before="0" w:line="480" w:lineRule="auto"/>
              <w:jc w:val="left"/>
              <w:rPr>
                <w:rFonts w:asciiTheme="majorBidi" w:hAnsiTheme="majorBidi"/>
                <w:kern w:val="0"/>
                <w:sz w:val="18"/>
                <w:szCs w:val="18"/>
                <w14:ligatures w14:val="none"/>
              </w:rPr>
            </w:pPr>
          </w:p>
        </w:tc>
        <w:tc>
          <w:tcPr>
            <w:tcW w:w="1019" w:type="dxa"/>
            <w:tcBorders>
              <w:top w:val="nil"/>
              <w:left w:val="nil"/>
              <w:bottom w:val="single" w:sz="4" w:space="0" w:color="000000"/>
              <w:right w:val="nil"/>
            </w:tcBorders>
          </w:tcPr>
          <w:p w14:paraId="3FB3290F"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0.277</w:t>
            </w:r>
          </w:p>
        </w:tc>
        <w:tc>
          <w:tcPr>
            <w:tcW w:w="1413" w:type="dxa"/>
            <w:tcBorders>
              <w:top w:val="nil"/>
              <w:left w:val="nil"/>
              <w:bottom w:val="single" w:sz="4" w:space="0" w:color="000000"/>
              <w:right w:val="nil"/>
            </w:tcBorders>
          </w:tcPr>
          <w:p w14:paraId="573B046E"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0.138</w:t>
            </w:r>
          </w:p>
        </w:tc>
        <w:tc>
          <w:tcPr>
            <w:tcW w:w="1650" w:type="dxa"/>
            <w:gridSpan w:val="2"/>
            <w:tcBorders>
              <w:top w:val="nil"/>
              <w:left w:val="nil"/>
              <w:bottom w:val="single" w:sz="4" w:space="0" w:color="000000"/>
              <w:right w:val="nil"/>
            </w:tcBorders>
          </w:tcPr>
          <w:p w14:paraId="0E25E3F4"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w:t>
            </w:r>
          </w:p>
        </w:tc>
        <w:tc>
          <w:tcPr>
            <w:tcW w:w="1707" w:type="dxa"/>
            <w:tcBorders>
              <w:top w:val="nil"/>
              <w:left w:val="nil"/>
              <w:bottom w:val="single" w:sz="4" w:space="0" w:color="000000"/>
              <w:right w:val="nil"/>
            </w:tcBorders>
          </w:tcPr>
          <w:p w14:paraId="5EA6C202" w14:textId="77777777" w:rsidR="0060263C" w:rsidRPr="0060263C" w:rsidRDefault="0060263C" w:rsidP="0060263C">
            <w:pPr>
              <w:spacing w:before="0" w:line="48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-8826.793</w:t>
            </w:r>
          </w:p>
        </w:tc>
        <w:tc>
          <w:tcPr>
            <w:tcW w:w="1375" w:type="dxa"/>
            <w:tcBorders>
              <w:top w:val="nil"/>
              <w:left w:val="nil"/>
              <w:bottom w:val="single" w:sz="4" w:space="0" w:color="000000"/>
              <w:right w:val="nil"/>
            </w:tcBorders>
          </w:tcPr>
          <w:p w14:paraId="3E6DB3AC"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11.74%</w:t>
            </w:r>
          </w:p>
        </w:tc>
        <w:tc>
          <w:tcPr>
            <w:tcW w:w="1205" w:type="dxa"/>
            <w:tcBorders>
              <w:top w:val="nil"/>
              <w:left w:val="nil"/>
              <w:bottom w:val="single" w:sz="4" w:space="0" w:color="000000"/>
              <w:right w:val="nil"/>
            </w:tcBorders>
          </w:tcPr>
          <w:p w14:paraId="1192AB5F"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556.0*</w:t>
            </w:r>
          </w:p>
        </w:tc>
        <w:tc>
          <w:tcPr>
            <w:tcW w:w="1553" w:type="dxa"/>
            <w:tcBorders>
              <w:top w:val="nil"/>
              <w:left w:val="nil"/>
              <w:bottom w:val="single" w:sz="4" w:space="0" w:color="000000"/>
              <w:right w:val="nil"/>
            </w:tcBorders>
          </w:tcPr>
          <w:p w14:paraId="42C525D7"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9</w:t>
            </w:r>
          </w:p>
        </w:tc>
      </w:tr>
      <w:tr w:rsidR="0060263C" w:rsidRPr="0060263C" w14:paraId="4215A27B" w14:textId="77777777" w:rsidTr="0060263C">
        <w:trPr>
          <w:trHeight w:val="423"/>
        </w:trPr>
        <w:tc>
          <w:tcPr>
            <w:tcW w:w="2918" w:type="dxa"/>
            <w:vMerge w:val="restart"/>
            <w:tcBorders>
              <w:top w:val="nil"/>
              <w:left w:val="nil"/>
              <w:bottom w:val="nil"/>
              <w:right w:val="nil"/>
            </w:tcBorders>
          </w:tcPr>
          <w:p w14:paraId="4045432C" w14:textId="77777777" w:rsidR="0060263C" w:rsidRPr="0060263C" w:rsidRDefault="0060263C" w:rsidP="0060263C">
            <w:pPr>
              <w:spacing w:before="0" w:line="480" w:lineRule="auto"/>
              <w:ind w:left="720"/>
              <w:rPr>
                <w:rFonts w:asciiTheme="majorBidi" w:hAnsiTheme="majorBidi"/>
                <w:kern w:val="0"/>
                <w:sz w:val="18"/>
                <w:szCs w:val="18"/>
                <w14:ligatures w14:val="none"/>
              </w:rPr>
            </w:pPr>
            <w:r w:rsidRPr="0060263C">
              <w:rPr>
                <w:rFonts w:asciiTheme="majorBidi" w:hAnsiTheme="majorBidi"/>
                <w:kern w:val="0"/>
                <w:sz w:val="18"/>
                <w:szCs w:val="18"/>
                <w14:ligatures w14:val="none"/>
              </w:rPr>
              <w:t>Scenario B</w:t>
            </w:r>
          </w:p>
        </w:tc>
        <w:tc>
          <w:tcPr>
            <w:tcW w:w="1019" w:type="dxa"/>
            <w:tcBorders>
              <w:top w:val="single" w:sz="4" w:space="0" w:color="000000"/>
              <w:left w:val="nil"/>
              <w:bottom w:val="nil"/>
              <w:right w:val="nil"/>
            </w:tcBorders>
          </w:tcPr>
          <w:p w14:paraId="3C2EBC63"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0.267</w:t>
            </w:r>
          </w:p>
        </w:tc>
        <w:tc>
          <w:tcPr>
            <w:tcW w:w="1413" w:type="dxa"/>
            <w:tcBorders>
              <w:top w:val="single" w:sz="4" w:space="0" w:color="000000"/>
              <w:left w:val="nil"/>
              <w:bottom w:val="nil"/>
              <w:right w:val="nil"/>
            </w:tcBorders>
          </w:tcPr>
          <w:p w14:paraId="67FDEDCA"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0.148</w:t>
            </w:r>
          </w:p>
        </w:tc>
        <w:tc>
          <w:tcPr>
            <w:tcW w:w="1650" w:type="dxa"/>
            <w:gridSpan w:val="2"/>
            <w:tcBorders>
              <w:top w:val="single" w:sz="4" w:space="0" w:color="000000"/>
              <w:left w:val="nil"/>
              <w:bottom w:val="nil"/>
              <w:right w:val="nil"/>
            </w:tcBorders>
          </w:tcPr>
          <w:p w14:paraId="139857B2"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0.012</w:t>
            </w:r>
          </w:p>
        </w:tc>
        <w:tc>
          <w:tcPr>
            <w:tcW w:w="1707" w:type="dxa"/>
            <w:tcBorders>
              <w:top w:val="single" w:sz="4" w:space="0" w:color="000000"/>
              <w:left w:val="nil"/>
              <w:bottom w:val="nil"/>
              <w:right w:val="nil"/>
            </w:tcBorders>
          </w:tcPr>
          <w:p w14:paraId="5668FE10" w14:textId="77777777" w:rsidR="0060263C" w:rsidRPr="0060263C" w:rsidRDefault="0060263C" w:rsidP="0060263C">
            <w:pPr>
              <w:spacing w:before="0" w:line="48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-8826.643</w:t>
            </w:r>
          </w:p>
        </w:tc>
        <w:tc>
          <w:tcPr>
            <w:tcW w:w="1375" w:type="dxa"/>
            <w:tcBorders>
              <w:top w:val="single" w:sz="4" w:space="0" w:color="000000"/>
              <w:left w:val="nil"/>
              <w:bottom w:val="nil"/>
              <w:right w:val="nil"/>
            </w:tcBorders>
          </w:tcPr>
          <w:p w14:paraId="14E780B6"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11.72%</w:t>
            </w:r>
          </w:p>
        </w:tc>
        <w:tc>
          <w:tcPr>
            <w:tcW w:w="1205" w:type="dxa"/>
            <w:tcBorders>
              <w:top w:val="single" w:sz="4" w:space="0" w:color="000000"/>
              <w:left w:val="nil"/>
              <w:bottom w:val="nil"/>
              <w:right w:val="nil"/>
            </w:tcBorders>
          </w:tcPr>
          <w:p w14:paraId="104171E1"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43.6</w:t>
            </w:r>
          </w:p>
        </w:tc>
        <w:tc>
          <w:tcPr>
            <w:tcW w:w="1553" w:type="dxa"/>
            <w:tcBorders>
              <w:top w:val="single" w:sz="4" w:space="0" w:color="000000"/>
              <w:left w:val="nil"/>
              <w:bottom w:val="nil"/>
              <w:right w:val="nil"/>
            </w:tcBorders>
          </w:tcPr>
          <w:p w14:paraId="39BA7B36"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16</w:t>
            </w:r>
          </w:p>
        </w:tc>
      </w:tr>
      <w:tr w:rsidR="0060263C" w:rsidRPr="0060263C" w14:paraId="5BE8B6A4" w14:textId="77777777" w:rsidTr="0060263C">
        <w:trPr>
          <w:trHeight w:val="170"/>
        </w:trPr>
        <w:tc>
          <w:tcPr>
            <w:tcW w:w="2918" w:type="dxa"/>
            <w:vMerge/>
            <w:tcBorders>
              <w:top w:val="nil"/>
              <w:left w:val="nil"/>
              <w:bottom w:val="nil"/>
              <w:right w:val="nil"/>
            </w:tcBorders>
          </w:tcPr>
          <w:p w14:paraId="530716AF" w14:textId="77777777" w:rsidR="0060263C" w:rsidRPr="0060263C" w:rsidRDefault="0060263C" w:rsidP="0060263C">
            <w:pPr>
              <w:widowControl w:val="0"/>
              <w:pBdr>
                <w:top w:val="nil"/>
                <w:left w:val="nil"/>
                <w:bottom w:val="nil"/>
                <w:right w:val="nil"/>
                <w:between w:val="nil"/>
              </w:pBdr>
              <w:spacing w:before="0" w:line="480" w:lineRule="auto"/>
              <w:jc w:val="left"/>
              <w:rPr>
                <w:rFonts w:asciiTheme="majorBidi" w:hAnsiTheme="majorBidi"/>
                <w:kern w:val="0"/>
                <w:sz w:val="18"/>
                <w:szCs w:val="18"/>
                <w14:ligatures w14:val="none"/>
              </w:rPr>
            </w:pPr>
          </w:p>
        </w:tc>
        <w:tc>
          <w:tcPr>
            <w:tcW w:w="1019" w:type="dxa"/>
            <w:tcBorders>
              <w:top w:val="nil"/>
              <w:left w:val="nil"/>
              <w:bottom w:val="single" w:sz="4" w:space="0" w:color="000000"/>
              <w:right w:val="nil"/>
            </w:tcBorders>
          </w:tcPr>
          <w:p w14:paraId="51FE14C9"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0.277</w:t>
            </w:r>
          </w:p>
        </w:tc>
        <w:tc>
          <w:tcPr>
            <w:tcW w:w="1413" w:type="dxa"/>
            <w:tcBorders>
              <w:top w:val="nil"/>
              <w:left w:val="nil"/>
              <w:bottom w:val="single" w:sz="4" w:space="0" w:color="000000"/>
              <w:right w:val="nil"/>
            </w:tcBorders>
          </w:tcPr>
          <w:p w14:paraId="1B703B5D"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0.138</w:t>
            </w:r>
          </w:p>
        </w:tc>
        <w:tc>
          <w:tcPr>
            <w:tcW w:w="1650" w:type="dxa"/>
            <w:gridSpan w:val="2"/>
            <w:tcBorders>
              <w:top w:val="nil"/>
              <w:left w:val="nil"/>
              <w:bottom w:val="single" w:sz="4" w:space="0" w:color="000000"/>
              <w:right w:val="nil"/>
            </w:tcBorders>
          </w:tcPr>
          <w:p w14:paraId="3BA2182E"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w:t>
            </w:r>
          </w:p>
        </w:tc>
        <w:tc>
          <w:tcPr>
            <w:tcW w:w="1707" w:type="dxa"/>
            <w:tcBorders>
              <w:top w:val="nil"/>
              <w:left w:val="nil"/>
              <w:bottom w:val="single" w:sz="4" w:space="0" w:color="000000"/>
              <w:right w:val="nil"/>
            </w:tcBorders>
          </w:tcPr>
          <w:p w14:paraId="54867BCB" w14:textId="77777777" w:rsidR="0060263C" w:rsidRPr="0060263C" w:rsidRDefault="0060263C" w:rsidP="0060263C">
            <w:pPr>
              <w:spacing w:before="0" w:line="48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-8826.793</w:t>
            </w:r>
          </w:p>
        </w:tc>
        <w:tc>
          <w:tcPr>
            <w:tcW w:w="1375" w:type="dxa"/>
            <w:tcBorders>
              <w:top w:val="nil"/>
              <w:left w:val="nil"/>
              <w:bottom w:val="single" w:sz="4" w:space="0" w:color="000000"/>
              <w:right w:val="nil"/>
            </w:tcBorders>
          </w:tcPr>
          <w:p w14:paraId="464807D7"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11.74%</w:t>
            </w:r>
          </w:p>
        </w:tc>
        <w:tc>
          <w:tcPr>
            <w:tcW w:w="1205" w:type="dxa"/>
            <w:tcBorders>
              <w:top w:val="nil"/>
              <w:left w:val="nil"/>
              <w:bottom w:val="single" w:sz="4" w:space="0" w:color="000000"/>
              <w:right w:val="nil"/>
            </w:tcBorders>
          </w:tcPr>
          <w:p w14:paraId="5461AEED"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44.4</w:t>
            </w:r>
          </w:p>
        </w:tc>
        <w:tc>
          <w:tcPr>
            <w:tcW w:w="1553" w:type="dxa"/>
            <w:tcBorders>
              <w:top w:val="nil"/>
              <w:left w:val="nil"/>
              <w:bottom w:val="single" w:sz="4" w:space="0" w:color="000000"/>
              <w:right w:val="nil"/>
            </w:tcBorders>
          </w:tcPr>
          <w:p w14:paraId="4280A28C"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16</w:t>
            </w:r>
          </w:p>
        </w:tc>
      </w:tr>
      <w:tr w:rsidR="0060263C" w:rsidRPr="0060263C" w14:paraId="60AFFE5C" w14:textId="77777777" w:rsidTr="0060263C">
        <w:trPr>
          <w:trHeight w:val="444"/>
        </w:trPr>
        <w:tc>
          <w:tcPr>
            <w:tcW w:w="2918" w:type="dxa"/>
            <w:vMerge w:val="restart"/>
            <w:tcBorders>
              <w:top w:val="nil"/>
              <w:left w:val="nil"/>
              <w:bottom w:val="nil"/>
              <w:right w:val="nil"/>
            </w:tcBorders>
          </w:tcPr>
          <w:p w14:paraId="09B38CFF" w14:textId="77777777" w:rsidR="0060263C" w:rsidRPr="0060263C" w:rsidRDefault="0060263C" w:rsidP="0060263C">
            <w:pPr>
              <w:spacing w:before="0" w:line="480" w:lineRule="auto"/>
              <w:ind w:left="720"/>
              <w:rPr>
                <w:rFonts w:asciiTheme="majorBidi" w:hAnsiTheme="majorBidi"/>
                <w:kern w:val="0"/>
                <w:sz w:val="18"/>
                <w:szCs w:val="18"/>
                <w14:ligatures w14:val="none"/>
              </w:rPr>
            </w:pPr>
            <w:r w:rsidRPr="0060263C">
              <w:rPr>
                <w:rFonts w:asciiTheme="majorBidi" w:hAnsiTheme="majorBidi"/>
                <w:kern w:val="0"/>
                <w:sz w:val="18"/>
                <w:szCs w:val="18"/>
                <w14:ligatures w14:val="none"/>
              </w:rPr>
              <w:t>Scenario C</w:t>
            </w:r>
          </w:p>
        </w:tc>
        <w:tc>
          <w:tcPr>
            <w:tcW w:w="1019" w:type="dxa"/>
            <w:tcBorders>
              <w:top w:val="single" w:sz="4" w:space="0" w:color="000000"/>
              <w:left w:val="nil"/>
              <w:bottom w:val="nil"/>
              <w:right w:val="nil"/>
            </w:tcBorders>
          </w:tcPr>
          <w:p w14:paraId="4834B6D4" w14:textId="77777777" w:rsidR="0060263C" w:rsidRPr="0060263C" w:rsidRDefault="0060263C" w:rsidP="0060263C">
            <w:pPr>
              <w:spacing w:before="0" w:line="480" w:lineRule="auto"/>
              <w:jc w:val="center"/>
              <w:rPr>
                <w:rFonts w:asciiTheme="majorBidi" w:hAnsiTheme="majorBidi"/>
                <w:kern w:val="0"/>
                <w:sz w:val="18"/>
                <w:szCs w:val="18"/>
                <w14:ligatures w14:val="none"/>
              </w:rPr>
            </w:pPr>
          </w:p>
        </w:tc>
        <w:tc>
          <w:tcPr>
            <w:tcW w:w="1413" w:type="dxa"/>
            <w:tcBorders>
              <w:top w:val="single" w:sz="4" w:space="0" w:color="000000"/>
              <w:left w:val="nil"/>
              <w:bottom w:val="nil"/>
              <w:right w:val="nil"/>
            </w:tcBorders>
          </w:tcPr>
          <w:p w14:paraId="2956B297"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0.203</w:t>
            </w:r>
          </w:p>
        </w:tc>
        <w:tc>
          <w:tcPr>
            <w:tcW w:w="1650" w:type="dxa"/>
            <w:gridSpan w:val="2"/>
            <w:tcBorders>
              <w:top w:val="single" w:sz="4" w:space="0" w:color="000000"/>
              <w:left w:val="nil"/>
              <w:bottom w:val="nil"/>
              <w:right w:val="nil"/>
            </w:tcBorders>
          </w:tcPr>
          <w:p w14:paraId="7E0E20F2"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0.042</w:t>
            </w:r>
          </w:p>
        </w:tc>
        <w:tc>
          <w:tcPr>
            <w:tcW w:w="1707" w:type="dxa"/>
            <w:tcBorders>
              <w:top w:val="single" w:sz="4" w:space="0" w:color="000000"/>
              <w:left w:val="nil"/>
              <w:bottom w:val="nil"/>
              <w:right w:val="nil"/>
            </w:tcBorders>
          </w:tcPr>
          <w:p w14:paraId="7F12D8CC" w14:textId="77777777" w:rsidR="0060263C" w:rsidRPr="0060263C" w:rsidRDefault="0060263C" w:rsidP="0060263C">
            <w:pPr>
              <w:spacing w:before="0" w:line="48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-8566.939</w:t>
            </w:r>
          </w:p>
        </w:tc>
        <w:tc>
          <w:tcPr>
            <w:tcW w:w="1375" w:type="dxa"/>
            <w:tcBorders>
              <w:top w:val="single" w:sz="4" w:space="0" w:color="000000"/>
              <w:left w:val="nil"/>
              <w:bottom w:val="nil"/>
              <w:right w:val="nil"/>
            </w:tcBorders>
          </w:tcPr>
          <w:p w14:paraId="1114181A"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13.50%</w:t>
            </w:r>
          </w:p>
        </w:tc>
        <w:tc>
          <w:tcPr>
            <w:tcW w:w="1205" w:type="dxa"/>
            <w:tcBorders>
              <w:top w:val="single" w:sz="4" w:space="0" w:color="000000"/>
              <w:left w:val="nil"/>
              <w:bottom w:val="nil"/>
              <w:right w:val="nil"/>
            </w:tcBorders>
          </w:tcPr>
          <w:p w14:paraId="4AED5903"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36.3</w:t>
            </w:r>
          </w:p>
        </w:tc>
        <w:tc>
          <w:tcPr>
            <w:tcW w:w="1553" w:type="dxa"/>
            <w:tcBorders>
              <w:top w:val="single" w:sz="4" w:space="0" w:color="000000"/>
              <w:left w:val="nil"/>
              <w:bottom w:val="nil"/>
              <w:right w:val="nil"/>
            </w:tcBorders>
          </w:tcPr>
          <w:p w14:paraId="0E7CB171"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16</w:t>
            </w:r>
          </w:p>
        </w:tc>
      </w:tr>
      <w:tr w:rsidR="0060263C" w:rsidRPr="0060263C" w14:paraId="1BEC6F3F" w14:textId="77777777" w:rsidTr="0060263C">
        <w:trPr>
          <w:trHeight w:val="170"/>
        </w:trPr>
        <w:tc>
          <w:tcPr>
            <w:tcW w:w="2918" w:type="dxa"/>
            <w:vMerge/>
            <w:tcBorders>
              <w:top w:val="nil"/>
              <w:left w:val="nil"/>
              <w:bottom w:val="nil"/>
              <w:right w:val="nil"/>
            </w:tcBorders>
          </w:tcPr>
          <w:p w14:paraId="5ABE061B" w14:textId="77777777" w:rsidR="0060263C" w:rsidRPr="0060263C" w:rsidRDefault="0060263C" w:rsidP="0060263C">
            <w:pPr>
              <w:widowControl w:val="0"/>
              <w:pBdr>
                <w:top w:val="nil"/>
                <w:left w:val="nil"/>
                <w:bottom w:val="nil"/>
                <w:right w:val="nil"/>
                <w:between w:val="nil"/>
              </w:pBdr>
              <w:spacing w:before="0" w:line="480" w:lineRule="auto"/>
              <w:jc w:val="left"/>
              <w:rPr>
                <w:rFonts w:asciiTheme="majorBidi" w:hAnsiTheme="majorBidi"/>
                <w:kern w:val="0"/>
                <w:sz w:val="18"/>
                <w:szCs w:val="18"/>
                <w14:ligatures w14:val="none"/>
              </w:rPr>
            </w:pPr>
          </w:p>
        </w:tc>
        <w:tc>
          <w:tcPr>
            <w:tcW w:w="1019" w:type="dxa"/>
            <w:tcBorders>
              <w:top w:val="nil"/>
              <w:left w:val="nil"/>
              <w:bottom w:val="single" w:sz="4" w:space="0" w:color="000000"/>
              <w:right w:val="nil"/>
            </w:tcBorders>
          </w:tcPr>
          <w:p w14:paraId="46FD2F39"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0.239</w:t>
            </w:r>
          </w:p>
        </w:tc>
        <w:tc>
          <w:tcPr>
            <w:tcW w:w="1413" w:type="dxa"/>
            <w:tcBorders>
              <w:top w:val="nil"/>
              <w:left w:val="nil"/>
              <w:bottom w:val="single" w:sz="4" w:space="0" w:color="000000"/>
              <w:right w:val="nil"/>
            </w:tcBorders>
          </w:tcPr>
          <w:p w14:paraId="7A096962"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0.172</w:t>
            </w:r>
          </w:p>
        </w:tc>
        <w:tc>
          <w:tcPr>
            <w:tcW w:w="1650" w:type="dxa"/>
            <w:gridSpan w:val="2"/>
            <w:tcBorders>
              <w:top w:val="nil"/>
              <w:left w:val="nil"/>
              <w:bottom w:val="single" w:sz="4" w:space="0" w:color="000000"/>
              <w:right w:val="nil"/>
            </w:tcBorders>
          </w:tcPr>
          <w:p w14:paraId="561CBFF9"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0**</w:t>
            </w:r>
          </w:p>
        </w:tc>
        <w:tc>
          <w:tcPr>
            <w:tcW w:w="1707" w:type="dxa"/>
            <w:tcBorders>
              <w:top w:val="nil"/>
              <w:left w:val="nil"/>
              <w:bottom w:val="single" w:sz="4" w:space="0" w:color="000000"/>
              <w:right w:val="nil"/>
            </w:tcBorders>
          </w:tcPr>
          <w:p w14:paraId="27FD9889" w14:textId="77777777" w:rsidR="0060263C" w:rsidRPr="0060263C" w:rsidRDefault="0060263C" w:rsidP="0060263C">
            <w:pPr>
              <w:spacing w:before="0" w:line="48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-8567.529</w:t>
            </w:r>
          </w:p>
        </w:tc>
        <w:tc>
          <w:tcPr>
            <w:tcW w:w="1375" w:type="dxa"/>
            <w:tcBorders>
              <w:top w:val="nil"/>
              <w:left w:val="nil"/>
              <w:bottom w:val="single" w:sz="4" w:space="0" w:color="000000"/>
              <w:right w:val="nil"/>
            </w:tcBorders>
          </w:tcPr>
          <w:p w14:paraId="46D19AE2"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13.56%</w:t>
            </w:r>
          </w:p>
        </w:tc>
        <w:tc>
          <w:tcPr>
            <w:tcW w:w="1205" w:type="dxa"/>
            <w:tcBorders>
              <w:top w:val="nil"/>
              <w:left w:val="nil"/>
              <w:bottom w:val="single" w:sz="4" w:space="0" w:color="000000"/>
              <w:right w:val="nil"/>
            </w:tcBorders>
          </w:tcPr>
          <w:p w14:paraId="722FA524"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37.5</w:t>
            </w:r>
          </w:p>
        </w:tc>
        <w:tc>
          <w:tcPr>
            <w:tcW w:w="1553" w:type="dxa"/>
            <w:tcBorders>
              <w:top w:val="nil"/>
              <w:left w:val="nil"/>
              <w:bottom w:val="single" w:sz="4" w:space="0" w:color="000000"/>
              <w:right w:val="nil"/>
            </w:tcBorders>
          </w:tcPr>
          <w:p w14:paraId="28DF5C80" w14:textId="77777777" w:rsidR="0060263C" w:rsidRPr="0060263C" w:rsidRDefault="0060263C" w:rsidP="0060263C">
            <w:pPr>
              <w:spacing w:before="0" w:line="480" w:lineRule="auto"/>
              <w:jc w:val="center"/>
              <w:rPr>
                <w:rFonts w:asciiTheme="majorBidi" w:hAnsiTheme="majorBidi"/>
                <w:kern w:val="0"/>
                <w:sz w:val="18"/>
                <w:szCs w:val="18"/>
                <w14:ligatures w14:val="none"/>
              </w:rPr>
            </w:pPr>
            <w:r w:rsidRPr="0060263C">
              <w:rPr>
                <w:rFonts w:asciiTheme="majorBidi" w:hAnsiTheme="majorBidi"/>
                <w:kern w:val="0"/>
                <w:sz w:val="18"/>
                <w:szCs w:val="18"/>
                <w14:ligatures w14:val="none"/>
              </w:rPr>
              <w:t>16</w:t>
            </w:r>
          </w:p>
        </w:tc>
      </w:tr>
    </w:tbl>
    <w:p w14:paraId="0CA15F87" w14:textId="2AF8E1B9" w:rsidR="0060263C" w:rsidRPr="0060263C" w:rsidRDefault="0060263C" w:rsidP="00B36732">
      <w:r w:rsidRPr="0060263C">
        <w:t>* A significant difference between model and data at p=0.05.</w:t>
      </w:r>
    </w:p>
    <w:p w14:paraId="0994FF9F" w14:textId="31A7C79B" w:rsidR="0060263C" w:rsidRPr="0060263C" w:rsidRDefault="0060263C" w:rsidP="00B36732">
      <w:r w:rsidRPr="0060263C">
        <w:t>** Value fixed at zero.</w:t>
      </w:r>
    </w:p>
    <w:p w14:paraId="06E7896E" w14:textId="25DA65D5" w:rsidR="0060263C" w:rsidRDefault="0060263C">
      <w:pPr>
        <w:spacing w:before="0" w:line="240" w:lineRule="auto"/>
        <w:jc w:val="left"/>
        <w:rPr>
          <w:lang w:val="en-US"/>
        </w:rPr>
      </w:pPr>
      <w:r>
        <w:rPr>
          <w:lang w:val="en-US"/>
        </w:rPr>
        <w:br w:type="page"/>
      </w:r>
    </w:p>
    <w:p w14:paraId="4681612A" w14:textId="3028DD4E" w:rsidR="0060263C" w:rsidRPr="009D6992" w:rsidRDefault="009D6992" w:rsidP="009D6992">
      <w:pPr>
        <w:pStyle w:val="Caption"/>
        <w:rPr>
          <w:rFonts w:asciiTheme="minorHAnsi" w:eastAsia="Calibri" w:hAnsiTheme="minorHAnsi" w:cstheme="majorBidi"/>
          <w:i w:val="0"/>
          <w:iCs w:val="0"/>
          <w:color w:val="auto"/>
          <w:kern w:val="2"/>
          <w:sz w:val="21"/>
          <w:szCs w:val="21"/>
          <w:lang w:val="en-US"/>
          <w14:ligatures w14:val="standardContextual"/>
        </w:rPr>
      </w:pPr>
      <w:bookmarkStart w:id="117" w:name="_Ref172122949"/>
      <w:r w:rsidRPr="009D6992">
        <w:rPr>
          <w:rFonts w:asciiTheme="minorHAnsi" w:eastAsia="Calibri" w:hAnsiTheme="minorHAnsi" w:cstheme="majorBidi"/>
          <w:b/>
          <w:bCs/>
          <w:i w:val="0"/>
          <w:iCs w:val="0"/>
          <w:color w:val="auto"/>
          <w:kern w:val="2"/>
          <w:sz w:val="21"/>
          <w:szCs w:val="21"/>
          <w:lang w:val="en-US"/>
          <w14:ligatures w14:val="standardContextual"/>
        </w:rPr>
        <w:lastRenderedPageBreak/>
        <w:t xml:space="preserve">Table </w:t>
      </w:r>
      <w:r w:rsidRPr="009D6992">
        <w:rPr>
          <w:rFonts w:asciiTheme="minorHAnsi" w:eastAsia="Calibri" w:hAnsiTheme="minorHAnsi" w:cstheme="majorBidi"/>
          <w:b/>
          <w:bCs/>
          <w:i w:val="0"/>
          <w:iCs w:val="0"/>
          <w:color w:val="auto"/>
          <w:kern w:val="2"/>
          <w:sz w:val="21"/>
          <w:szCs w:val="21"/>
          <w:lang w:val="en-US"/>
          <w14:ligatures w14:val="standardContextual"/>
        </w:rPr>
        <w:fldChar w:fldCharType="begin"/>
      </w:r>
      <w:r w:rsidRPr="009D6992">
        <w:rPr>
          <w:rFonts w:asciiTheme="minorHAnsi" w:eastAsia="Calibri" w:hAnsiTheme="minorHAnsi" w:cstheme="majorBidi"/>
          <w:b/>
          <w:bCs/>
          <w:i w:val="0"/>
          <w:iCs w:val="0"/>
          <w:color w:val="auto"/>
          <w:kern w:val="2"/>
          <w:sz w:val="21"/>
          <w:szCs w:val="21"/>
          <w:lang w:val="en-US"/>
          <w14:ligatures w14:val="standardContextual"/>
        </w:rPr>
        <w:instrText xml:space="preserve"> SEQ Table \* ARABIC </w:instrText>
      </w:r>
      <w:r w:rsidRPr="009D6992">
        <w:rPr>
          <w:rFonts w:asciiTheme="minorHAnsi" w:eastAsia="Calibri" w:hAnsiTheme="minorHAnsi" w:cstheme="majorBidi"/>
          <w:b/>
          <w:bCs/>
          <w:i w:val="0"/>
          <w:iCs w:val="0"/>
          <w:color w:val="auto"/>
          <w:kern w:val="2"/>
          <w:sz w:val="21"/>
          <w:szCs w:val="21"/>
          <w:lang w:val="en-US"/>
          <w14:ligatures w14:val="standardContextual"/>
        </w:rPr>
        <w:fldChar w:fldCharType="separate"/>
      </w:r>
      <w:r w:rsidRPr="009D6992">
        <w:rPr>
          <w:rFonts w:asciiTheme="minorHAnsi" w:eastAsia="Calibri" w:hAnsiTheme="minorHAnsi" w:cstheme="majorBidi"/>
          <w:b/>
          <w:bCs/>
          <w:i w:val="0"/>
          <w:iCs w:val="0"/>
          <w:color w:val="auto"/>
          <w:kern w:val="2"/>
          <w:sz w:val="21"/>
          <w:szCs w:val="21"/>
          <w:lang w:val="en-US"/>
          <w14:ligatures w14:val="standardContextual"/>
        </w:rPr>
        <w:t>3</w:t>
      </w:r>
      <w:r w:rsidRPr="009D6992">
        <w:rPr>
          <w:rFonts w:asciiTheme="minorHAnsi" w:eastAsia="Calibri" w:hAnsiTheme="minorHAnsi" w:cstheme="majorBidi"/>
          <w:b/>
          <w:bCs/>
          <w:i w:val="0"/>
          <w:iCs w:val="0"/>
          <w:color w:val="auto"/>
          <w:kern w:val="2"/>
          <w:sz w:val="21"/>
          <w:szCs w:val="21"/>
          <w:lang w:val="en-US"/>
          <w14:ligatures w14:val="standardContextual"/>
        </w:rPr>
        <w:fldChar w:fldCharType="end"/>
      </w:r>
      <w:bookmarkEnd w:id="117"/>
      <w:r w:rsidR="008D523C" w:rsidRPr="009D6992">
        <w:rPr>
          <w:rFonts w:asciiTheme="minorHAnsi" w:eastAsia="Calibri" w:hAnsiTheme="minorHAnsi" w:cstheme="majorBidi"/>
          <w:b/>
          <w:bCs/>
          <w:i w:val="0"/>
          <w:iCs w:val="0"/>
          <w:color w:val="auto"/>
          <w:kern w:val="2"/>
          <w:sz w:val="21"/>
          <w:szCs w:val="21"/>
          <w:lang w:val="en-US"/>
          <w14:ligatures w14:val="standardContextual"/>
        </w:rPr>
        <w:t>.</w:t>
      </w:r>
      <w:r w:rsidR="008D523C" w:rsidRPr="009D6992">
        <w:rPr>
          <w:rFonts w:asciiTheme="minorHAnsi" w:eastAsia="Calibri" w:hAnsiTheme="minorHAnsi" w:cstheme="majorBidi"/>
          <w:i w:val="0"/>
          <w:iCs w:val="0"/>
          <w:color w:val="auto"/>
          <w:kern w:val="2"/>
          <w:sz w:val="21"/>
          <w:szCs w:val="21"/>
          <w:lang w:val="en-US"/>
          <w14:ligatures w14:val="standardContextual"/>
        </w:rPr>
        <w:t xml:space="preserve"> Comparison of goodness-of-fit results</w:t>
      </w:r>
      <w:r w:rsidR="0094473A">
        <w:rPr>
          <w:rFonts w:asciiTheme="minorHAnsi" w:eastAsia="Calibri" w:hAnsiTheme="minorHAnsi" w:cstheme="majorBidi"/>
          <w:i w:val="0"/>
          <w:iCs w:val="0"/>
          <w:color w:val="auto"/>
          <w:kern w:val="2"/>
          <w:sz w:val="21"/>
          <w:szCs w:val="21"/>
          <w:lang w:val="en-US"/>
          <w14:ligatures w14:val="standardContextual"/>
        </w:rPr>
        <w:t xml:space="preserve"> (G statistics)</w:t>
      </w:r>
      <w:r w:rsidR="008D523C" w:rsidRPr="009D6992">
        <w:rPr>
          <w:rFonts w:asciiTheme="minorHAnsi" w:eastAsia="Calibri" w:hAnsiTheme="minorHAnsi" w:cstheme="majorBidi"/>
          <w:i w:val="0"/>
          <w:iCs w:val="0"/>
          <w:color w:val="auto"/>
          <w:kern w:val="2"/>
          <w:sz w:val="21"/>
          <w:szCs w:val="21"/>
          <w:lang w:val="en-US"/>
          <w14:ligatures w14:val="standardContextual"/>
        </w:rPr>
        <w:t xml:space="preserve"> to Laland et al. (1995). </w:t>
      </w:r>
      <w:r w:rsidR="0094473A" w:rsidRPr="0094473A">
        <w:rPr>
          <w:rFonts w:asciiTheme="minorHAnsi" w:eastAsia="Calibri" w:hAnsiTheme="minorHAnsi" w:cstheme="majorBidi"/>
          <w:i w:val="0"/>
          <w:iCs w:val="0"/>
          <w:color w:val="auto"/>
          <w:kern w:val="2"/>
          <w:sz w:val="21"/>
          <w:szCs w:val="21"/>
          <w:lang w:val="en-US"/>
          <w14:ligatures w14:val="standardContextual"/>
        </w:rPr>
        <w:t>See supplementary tables for more details.</w:t>
      </w:r>
    </w:p>
    <w:tbl>
      <w:tblPr>
        <w:tblpPr w:leftFromText="180" w:rightFromText="180" w:vertAnchor="text" w:tblpX="80" w:tblpY="417"/>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412"/>
        <w:gridCol w:w="1136"/>
        <w:gridCol w:w="1029"/>
        <w:gridCol w:w="1136"/>
        <w:gridCol w:w="1029"/>
        <w:gridCol w:w="1244"/>
        <w:gridCol w:w="1029"/>
        <w:gridCol w:w="1061"/>
      </w:tblGrid>
      <w:tr w:rsidR="0060263C" w:rsidRPr="0060263C" w14:paraId="6BA35765" w14:textId="77777777" w:rsidTr="00CB28FA">
        <w:trPr>
          <w:trHeight w:val="304"/>
        </w:trPr>
        <w:tc>
          <w:tcPr>
            <w:tcW w:w="2722" w:type="dxa"/>
            <w:tcBorders>
              <w:top w:val="single" w:sz="4" w:space="0" w:color="000000"/>
              <w:left w:val="nil"/>
              <w:bottom w:val="nil"/>
              <w:right w:val="nil"/>
            </w:tcBorders>
            <w:shd w:val="clear" w:color="auto" w:fill="auto"/>
          </w:tcPr>
          <w:p w14:paraId="623BD5FB" w14:textId="77777777" w:rsidR="0060263C" w:rsidRPr="0060263C" w:rsidRDefault="0060263C" w:rsidP="00CB28FA">
            <w:pPr>
              <w:spacing w:before="0" w:line="240" w:lineRule="auto"/>
              <w:rPr>
                <w:rFonts w:asciiTheme="majorBidi" w:hAnsiTheme="majorBidi"/>
                <w:color w:val="000000"/>
                <w:kern w:val="0"/>
                <w:sz w:val="18"/>
                <w:szCs w:val="18"/>
                <w14:ligatures w14:val="none"/>
              </w:rPr>
            </w:pPr>
          </w:p>
        </w:tc>
        <w:tc>
          <w:tcPr>
            <w:tcW w:w="1956" w:type="dxa"/>
            <w:gridSpan w:val="2"/>
            <w:tcBorders>
              <w:top w:val="single" w:sz="4" w:space="0" w:color="000000"/>
              <w:left w:val="nil"/>
              <w:bottom w:val="single" w:sz="4" w:space="0" w:color="000000"/>
              <w:right w:val="nil"/>
            </w:tcBorders>
          </w:tcPr>
          <w:p w14:paraId="2C8CE703"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Laland et al. (1995)</w:t>
            </w:r>
          </w:p>
        </w:tc>
        <w:tc>
          <w:tcPr>
            <w:tcW w:w="2693" w:type="dxa"/>
            <w:gridSpan w:val="2"/>
            <w:tcBorders>
              <w:top w:val="single" w:sz="4" w:space="0" w:color="000000"/>
              <w:left w:val="nil"/>
              <w:bottom w:val="single" w:sz="4" w:space="0" w:color="000000"/>
              <w:right w:val="nil"/>
            </w:tcBorders>
            <w:shd w:val="clear" w:color="auto" w:fill="auto"/>
          </w:tcPr>
          <w:p w14:paraId="348715FD"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Scenario A</w:t>
            </w:r>
          </w:p>
        </w:tc>
        <w:tc>
          <w:tcPr>
            <w:tcW w:w="2835" w:type="dxa"/>
            <w:gridSpan w:val="2"/>
            <w:tcBorders>
              <w:top w:val="single" w:sz="4" w:space="0" w:color="000000"/>
              <w:left w:val="nil"/>
              <w:bottom w:val="single" w:sz="4" w:space="0" w:color="000000"/>
              <w:right w:val="nil"/>
            </w:tcBorders>
            <w:shd w:val="clear" w:color="auto" w:fill="auto"/>
          </w:tcPr>
          <w:p w14:paraId="3D6351B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Scenario B</w:t>
            </w:r>
          </w:p>
        </w:tc>
        <w:tc>
          <w:tcPr>
            <w:tcW w:w="2595" w:type="dxa"/>
            <w:gridSpan w:val="2"/>
            <w:tcBorders>
              <w:top w:val="single" w:sz="4" w:space="0" w:color="000000"/>
              <w:left w:val="nil"/>
              <w:bottom w:val="single" w:sz="4" w:space="0" w:color="000000"/>
              <w:right w:val="nil"/>
            </w:tcBorders>
            <w:shd w:val="clear" w:color="auto" w:fill="auto"/>
          </w:tcPr>
          <w:p w14:paraId="2642CC46"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Scenario C</w:t>
            </w:r>
          </w:p>
        </w:tc>
      </w:tr>
      <w:tr w:rsidR="0060263C" w:rsidRPr="0060263C" w14:paraId="09293881" w14:textId="77777777" w:rsidTr="00CB28FA">
        <w:trPr>
          <w:trHeight w:val="304"/>
        </w:trPr>
        <w:tc>
          <w:tcPr>
            <w:tcW w:w="2722" w:type="dxa"/>
            <w:tcBorders>
              <w:top w:val="nil"/>
              <w:left w:val="nil"/>
              <w:bottom w:val="single" w:sz="4" w:space="0" w:color="000000"/>
              <w:right w:val="nil"/>
            </w:tcBorders>
            <w:shd w:val="clear" w:color="auto" w:fill="auto"/>
          </w:tcPr>
          <w:p w14:paraId="745C9FD8" w14:textId="77777777" w:rsidR="0060263C" w:rsidRPr="0060263C" w:rsidRDefault="0060263C" w:rsidP="00CB28FA">
            <w:pPr>
              <w:spacing w:before="0" w:line="240" w:lineRule="auto"/>
              <w:rPr>
                <w:rFonts w:asciiTheme="majorBidi" w:hAnsiTheme="majorBidi"/>
                <w:color w:val="000000"/>
                <w:kern w:val="0"/>
                <w:sz w:val="18"/>
                <w:szCs w:val="18"/>
                <w14:ligatures w14:val="none"/>
              </w:rPr>
            </w:pPr>
          </w:p>
        </w:tc>
        <w:tc>
          <w:tcPr>
            <w:tcW w:w="1956" w:type="dxa"/>
            <w:gridSpan w:val="2"/>
            <w:tcBorders>
              <w:top w:val="single" w:sz="4" w:space="0" w:color="000000"/>
              <w:left w:val="nil"/>
              <w:bottom w:val="single" w:sz="4" w:space="0" w:color="000000"/>
              <w:right w:val="nil"/>
            </w:tcBorders>
          </w:tcPr>
          <w:p w14:paraId="206D1FE0"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ρ</m:t>
                    </m:r>
                  </m:e>
                </m:acc>
                <m:r>
                  <w:rPr>
                    <w:rFonts w:ascii="Cambria Math" w:hAnsi="Cambria Math"/>
                    <w:color w:val="000000"/>
                    <w:kern w:val="0"/>
                    <w:sz w:val="18"/>
                    <w:szCs w:val="18"/>
                    <w14:ligatures w14:val="none"/>
                  </w:rPr>
                  <m:t>=0.277</m:t>
                </m:r>
              </m:oMath>
            </m:oMathPara>
          </w:p>
          <w:p w14:paraId="156C9856"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α</m:t>
                    </m:r>
                  </m:e>
                </m:acc>
                <m:r>
                  <w:rPr>
                    <w:rFonts w:ascii="Cambria Math" w:hAnsi="Cambria Math"/>
                    <w:color w:val="000000"/>
                    <w:kern w:val="0"/>
                    <w:sz w:val="18"/>
                    <w:szCs w:val="18"/>
                    <w14:ligatures w14:val="none"/>
                  </w:rPr>
                  <m:t>=0.138</m:t>
                </m:r>
              </m:oMath>
            </m:oMathPara>
          </w:p>
        </w:tc>
        <w:tc>
          <w:tcPr>
            <w:tcW w:w="1276" w:type="dxa"/>
            <w:tcBorders>
              <w:top w:val="single" w:sz="4" w:space="0" w:color="000000"/>
              <w:left w:val="nil"/>
              <w:bottom w:val="single" w:sz="4" w:space="0" w:color="000000"/>
              <w:right w:val="nil"/>
            </w:tcBorders>
            <w:shd w:val="clear" w:color="auto" w:fill="auto"/>
          </w:tcPr>
          <w:p w14:paraId="021CEB6B"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ρ</m:t>
                    </m:r>
                  </m:e>
                </m:acc>
                <m:r>
                  <w:rPr>
                    <w:rFonts w:ascii="Cambria Math" w:hAnsi="Cambria Math"/>
                    <w:color w:val="000000"/>
                    <w:kern w:val="0"/>
                    <w:sz w:val="18"/>
                    <w:szCs w:val="18"/>
                    <w14:ligatures w14:val="none"/>
                  </w:rPr>
                  <m:t>=0.267</m:t>
                </m:r>
              </m:oMath>
            </m:oMathPara>
          </w:p>
          <w:p w14:paraId="2A8028FC"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α</m:t>
                    </m:r>
                  </m:e>
                </m:acc>
                <m:r>
                  <w:rPr>
                    <w:rFonts w:ascii="Cambria Math" w:hAnsi="Cambria Math"/>
                    <w:color w:val="000000"/>
                    <w:kern w:val="0"/>
                    <w:sz w:val="18"/>
                    <w:szCs w:val="18"/>
                    <w14:ligatures w14:val="none"/>
                  </w:rPr>
                  <m:t>=0.148</m:t>
                </m:r>
              </m:oMath>
            </m:oMathPara>
          </w:p>
          <w:p w14:paraId="11B11F79"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β</m:t>
                    </m:r>
                  </m:e>
                </m:acc>
                <m:r>
                  <w:rPr>
                    <w:rFonts w:ascii="Cambria Math" w:hAnsi="Cambria Math"/>
                    <w:color w:val="000000"/>
                    <w:kern w:val="0"/>
                    <w:sz w:val="18"/>
                    <w:szCs w:val="18"/>
                    <w14:ligatures w14:val="none"/>
                  </w:rPr>
                  <m:t>=0.012</m:t>
                </m:r>
              </m:oMath>
            </m:oMathPara>
          </w:p>
        </w:tc>
        <w:tc>
          <w:tcPr>
            <w:tcW w:w="1417" w:type="dxa"/>
            <w:tcBorders>
              <w:top w:val="single" w:sz="4" w:space="0" w:color="000000"/>
              <w:left w:val="nil"/>
              <w:bottom w:val="single" w:sz="4" w:space="0" w:color="000000"/>
              <w:right w:val="nil"/>
            </w:tcBorders>
            <w:shd w:val="clear" w:color="auto" w:fill="auto"/>
          </w:tcPr>
          <w:p w14:paraId="531119DB"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ρ</m:t>
                    </m:r>
                  </m:e>
                </m:acc>
                <m:r>
                  <w:rPr>
                    <w:rFonts w:ascii="Cambria Math" w:hAnsi="Cambria Math"/>
                    <w:color w:val="000000"/>
                    <w:kern w:val="0"/>
                    <w:sz w:val="18"/>
                    <w:szCs w:val="18"/>
                    <w14:ligatures w14:val="none"/>
                  </w:rPr>
                  <m:t>=0.277</m:t>
                </m:r>
              </m:oMath>
            </m:oMathPara>
          </w:p>
          <w:p w14:paraId="5219C98A"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α</m:t>
                    </m:r>
                  </m:e>
                </m:acc>
                <m:r>
                  <w:rPr>
                    <w:rFonts w:ascii="Cambria Math" w:hAnsi="Cambria Math"/>
                    <w:color w:val="000000"/>
                    <w:kern w:val="0"/>
                    <w:sz w:val="18"/>
                    <w:szCs w:val="18"/>
                    <w14:ligatures w14:val="none"/>
                  </w:rPr>
                  <m:t>=0.138</m:t>
                </m:r>
              </m:oMath>
            </m:oMathPara>
          </w:p>
        </w:tc>
        <w:tc>
          <w:tcPr>
            <w:tcW w:w="1276" w:type="dxa"/>
            <w:tcBorders>
              <w:top w:val="single" w:sz="4" w:space="0" w:color="000000"/>
              <w:left w:val="nil"/>
              <w:bottom w:val="single" w:sz="4" w:space="0" w:color="000000"/>
              <w:right w:val="nil"/>
            </w:tcBorders>
            <w:shd w:val="clear" w:color="auto" w:fill="auto"/>
          </w:tcPr>
          <w:p w14:paraId="42558AF3"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ρ</m:t>
                    </m:r>
                  </m:e>
                </m:acc>
                <m:r>
                  <w:rPr>
                    <w:rFonts w:ascii="Cambria Math" w:hAnsi="Cambria Math"/>
                    <w:color w:val="000000"/>
                    <w:kern w:val="0"/>
                    <w:sz w:val="18"/>
                    <w:szCs w:val="18"/>
                    <w14:ligatures w14:val="none"/>
                  </w:rPr>
                  <m:t>=0.267</m:t>
                </m:r>
              </m:oMath>
            </m:oMathPara>
          </w:p>
          <w:p w14:paraId="66C0619E"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α</m:t>
                    </m:r>
                  </m:e>
                </m:acc>
                <m:r>
                  <w:rPr>
                    <w:rFonts w:ascii="Cambria Math" w:hAnsi="Cambria Math"/>
                    <w:color w:val="000000"/>
                    <w:kern w:val="0"/>
                    <w:sz w:val="18"/>
                    <w:szCs w:val="18"/>
                    <w14:ligatures w14:val="none"/>
                  </w:rPr>
                  <m:t>=0.148</m:t>
                </m:r>
              </m:oMath>
            </m:oMathPara>
          </w:p>
          <w:p w14:paraId="7D6DE654"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β</m:t>
                    </m:r>
                  </m:e>
                </m:acc>
                <m:r>
                  <w:rPr>
                    <w:rFonts w:ascii="Cambria Math" w:hAnsi="Cambria Math"/>
                    <w:color w:val="000000"/>
                    <w:kern w:val="0"/>
                    <w:sz w:val="18"/>
                    <w:szCs w:val="18"/>
                    <w14:ligatures w14:val="none"/>
                  </w:rPr>
                  <m:t>=0.012</m:t>
                </m:r>
              </m:oMath>
            </m:oMathPara>
          </w:p>
        </w:tc>
        <w:tc>
          <w:tcPr>
            <w:tcW w:w="1559" w:type="dxa"/>
            <w:tcBorders>
              <w:top w:val="single" w:sz="4" w:space="0" w:color="000000"/>
              <w:left w:val="nil"/>
              <w:bottom w:val="single" w:sz="4" w:space="0" w:color="000000"/>
              <w:right w:val="nil"/>
            </w:tcBorders>
            <w:shd w:val="clear" w:color="auto" w:fill="auto"/>
          </w:tcPr>
          <w:p w14:paraId="7C2A0EFC"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ρ</m:t>
                    </m:r>
                  </m:e>
                </m:acc>
                <m:r>
                  <w:rPr>
                    <w:rFonts w:ascii="Cambria Math" w:hAnsi="Cambria Math"/>
                    <w:color w:val="000000"/>
                    <w:kern w:val="0"/>
                    <w:sz w:val="18"/>
                    <w:szCs w:val="18"/>
                    <w14:ligatures w14:val="none"/>
                  </w:rPr>
                  <m:t>=0.277</m:t>
                </m:r>
              </m:oMath>
            </m:oMathPara>
          </w:p>
          <w:p w14:paraId="748DDE18"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α</m:t>
                    </m:r>
                  </m:e>
                </m:acc>
                <m:r>
                  <w:rPr>
                    <w:rFonts w:ascii="Cambria Math" w:hAnsi="Cambria Math"/>
                    <w:color w:val="000000"/>
                    <w:kern w:val="0"/>
                    <w:sz w:val="18"/>
                    <w:szCs w:val="18"/>
                    <w14:ligatures w14:val="none"/>
                  </w:rPr>
                  <m:t>=0.138</m:t>
                </m:r>
              </m:oMath>
            </m:oMathPara>
          </w:p>
        </w:tc>
        <w:tc>
          <w:tcPr>
            <w:tcW w:w="1276" w:type="dxa"/>
            <w:tcBorders>
              <w:top w:val="single" w:sz="4" w:space="0" w:color="000000"/>
              <w:left w:val="nil"/>
              <w:bottom w:val="single" w:sz="4" w:space="0" w:color="000000"/>
              <w:right w:val="nil"/>
            </w:tcBorders>
            <w:shd w:val="clear" w:color="auto" w:fill="auto"/>
          </w:tcPr>
          <w:p w14:paraId="018E2500"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ρ</m:t>
                    </m:r>
                  </m:e>
                </m:acc>
                <m:r>
                  <w:rPr>
                    <w:rFonts w:ascii="Cambria Math" w:hAnsi="Cambria Math"/>
                    <w:color w:val="000000"/>
                    <w:kern w:val="0"/>
                    <w:sz w:val="18"/>
                    <w:szCs w:val="18"/>
                    <w14:ligatures w14:val="none"/>
                  </w:rPr>
                  <m:t>=0.207</m:t>
                </m:r>
              </m:oMath>
            </m:oMathPara>
          </w:p>
          <w:p w14:paraId="452E223A"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α</m:t>
                    </m:r>
                  </m:e>
                </m:acc>
                <m:r>
                  <w:rPr>
                    <w:rFonts w:ascii="Cambria Math" w:hAnsi="Cambria Math"/>
                    <w:color w:val="000000"/>
                    <w:kern w:val="0"/>
                    <w:sz w:val="18"/>
                    <w:szCs w:val="18"/>
                    <w14:ligatures w14:val="none"/>
                  </w:rPr>
                  <m:t>=0.203</m:t>
                </m:r>
              </m:oMath>
            </m:oMathPara>
          </w:p>
          <w:p w14:paraId="15E3F1E0"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β</m:t>
                    </m:r>
                  </m:e>
                </m:acc>
                <m:r>
                  <w:rPr>
                    <w:rFonts w:ascii="Cambria Math" w:hAnsi="Cambria Math"/>
                    <w:color w:val="000000"/>
                    <w:kern w:val="0"/>
                    <w:sz w:val="18"/>
                    <w:szCs w:val="18"/>
                    <w14:ligatures w14:val="none"/>
                  </w:rPr>
                  <m:t>=0.042</m:t>
                </m:r>
              </m:oMath>
            </m:oMathPara>
          </w:p>
        </w:tc>
        <w:tc>
          <w:tcPr>
            <w:tcW w:w="1319" w:type="dxa"/>
            <w:tcBorders>
              <w:top w:val="single" w:sz="4" w:space="0" w:color="000000"/>
              <w:left w:val="nil"/>
              <w:bottom w:val="single" w:sz="4" w:space="0" w:color="000000"/>
              <w:right w:val="nil"/>
            </w:tcBorders>
            <w:shd w:val="clear" w:color="auto" w:fill="auto"/>
          </w:tcPr>
          <w:p w14:paraId="64C2E568"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ρ</m:t>
                    </m:r>
                  </m:e>
                </m:acc>
                <m:r>
                  <w:rPr>
                    <w:rFonts w:ascii="Cambria Math" w:hAnsi="Cambria Math"/>
                    <w:color w:val="000000"/>
                    <w:kern w:val="0"/>
                    <w:sz w:val="18"/>
                    <w:szCs w:val="18"/>
                    <w14:ligatures w14:val="none"/>
                  </w:rPr>
                  <m:t>=0.239</m:t>
                </m:r>
              </m:oMath>
            </m:oMathPara>
          </w:p>
          <w:p w14:paraId="23E7A81D" w14:textId="77777777" w:rsidR="0060263C" w:rsidRPr="0060263C" w:rsidRDefault="00000000" w:rsidP="00CB28FA">
            <w:pPr>
              <w:spacing w:before="0" w:line="240" w:lineRule="auto"/>
              <w:jc w:val="center"/>
              <w:rPr>
                <w:rFonts w:asciiTheme="majorBidi" w:hAnsiTheme="majorBidi"/>
                <w:color w:val="000000"/>
                <w:kern w:val="0"/>
                <w:sz w:val="18"/>
                <w:szCs w:val="18"/>
                <w14:ligatures w14:val="none"/>
              </w:rPr>
            </w:pPr>
            <m:oMathPara>
              <m:oMath>
                <m:acc>
                  <m:accPr>
                    <m:ctrlPr>
                      <w:rPr>
                        <w:rFonts w:ascii="Cambria Math" w:eastAsia="Times New Roman" w:hAnsi="Cambria Math"/>
                        <w:i/>
                        <w:kern w:val="0"/>
                        <w:sz w:val="18"/>
                        <w:szCs w:val="18"/>
                        <w14:ligatures w14:val="none"/>
                      </w:rPr>
                    </m:ctrlPr>
                  </m:accPr>
                  <m:e>
                    <m:r>
                      <w:rPr>
                        <w:rFonts w:ascii="Cambria Math" w:eastAsia="Times New Roman" w:hAnsi="Cambria Math"/>
                        <w:kern w:val="0"/>
                        <w:sz w:val="18"/>
                        <w:szCs w:val="18"/>
                        <w14:ligatures w14:val="none"/>
                      </w:rPr>
                      <m:t>α</m:t>
                    </m:r>
                  </m:e>
                </m:acc>
                <m:r>
                  <w:rPr>
                    <w:rFonts w:ascii="Cambria Math" w:hAnsi="Cambria Math"/>
                    <w:color w:val="000000"/>
                    <w:kern w:val="0"/>
                    <w:sz w:val="18"/>
                    <w:szCs w:val="18"/>
                    <w14:ligatures w14:val="none"/>
                  </w:rPr>
                  <m:t>=0.172</m:t>
                </m:r>
              </m:oMath>
            </m:oMathPara>
          </w:p>
        </w:tc>
      </w:tr>
      <w:tr w:rsidR="0060263C" w:rsidRPr="0060263C" w14:paraId="0D5997A2" w14:textId="77777777" w:rsidTr="009D2278">
        <w:trPr>
          <w:cantSplit/>
          <w:trHeight w:val="302"/>
        </w:trPr>
        <w:tc>
          <w:tcPr>
            <w:tcW w:w="3261" w:type="dxa"/>
            <w:gridSpan w:val="2"/>
            <w:tcBorders>
              <w:top w:val="single" w:sz="4" w:space="0" w:color="000000"/>
              <w:left w:val="nil"/>
              <w:bottom w:val="nil"/>
              <w:right w:val="nil"/>
            </w:tcBorders>
            <w:shd w:val="clear" w:color="auto" w:fill="auto"/>
          </w:tcPr>
          <w:p w14:paraId="0D6969C9" w14:textId="78351E56" w:rsidR="00CB28FA" w:rsidRPr="00CB28FA" w:rsidRDefault="0060263C" w:rsidP="009D2278">
            <w:pPr>
              <w:spacing w:before="0" w:line="240" w:lineRule="auto"/>
              <w:rPr>
                <w:rFonts w:asciiTheme="majorBidi" w:hAnsiTheme="majorBidi"/>
                <w:color w:val="000000"/>
                <w:kern w:val="0"/>
                <w:sz w:val="18"/>
                <w:szCs w:val="18"/>
                <w:lang w:val="en-US"/>
                <w14:ligatures w14:val="none"/>
              </w:rPr>
            </w:pPr>
            <w:r w:rsidRPr="0060263C">
              <w:rPr>
                <w:rFonts w:asciiTheme="majorBidi" w:hAnsiTheme="majorBidi"/>
                <w:color w:val="000000"/>
                <w:kern w:val="0"/>
                <w:sz w:val="18"/>
                <w:szCs w:val="18"/>
                <w14:ligatures w14:val="none"/>
              </w:rPr>
              <w:t>Ramaley (1913)</w:t>
            </w:r>
          </w:p>
        </w:tc>
        <w:tc>
          <w:tcPr>
            <w:tcW w:w="1417" w:type="dxa"/>
            <w:tcBorders>
              <w:top w:val="single" w:sz="4" w:space="0" w:color="000000"/>
              <w:left w:val="nil"/>
              <w:bottom w:val="nil"/>
              <w:right w:val="nil"/>
            </w:tcBorders>
            <w:vAlign w:val="center"/>
          </w:tcPr>
          <w:p w14:paraId="200BEAFC"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13.19*</w:t>
            </w:r>
          </w:p>
        </w:tc>
        <w:tc>
          <w:tcPr>
            <w:tcW w:w="1276" w:type="dxa"/>
            <w:tcBorders>
              <w:top w:val="single" w:sz="4" w:space="0" w:color="000000"/>
              <w:left w:val="nil"/>
              <w:bottom w:val="nil"/>
              <w:right w:val="nil"/>
            </w:tcBorders>
            <w:shd w:val="clear" w:color="auto" w:fill="auto"/>
            <w:vAlign w:val="center"/>
          </w:tcPr>
          <w:p w14:paraId="5F20F7C2" w14:textId="077C868D" w:rsidR="0060263C" w:rsidRPr="00CB28FA" w:rsidRDefault="00CB28FA" w:rsidP="00CB28FA">
            <w:pPr>
              <w:spacing w:before="0" w:line="240" w:lineRule="auto"/>
              <w:jc w:val="center"/>
              <w:rPr>
                <w:rFonts w:asciiTheme="majorBidi" w:hAnsiTheme="majorBidi"/>
                <w:color w:val="000000"/>
                <w:kern w:val="0"/>
                <w:sz w:val="18"/>
                <w:szCs w:val="18"/>
                <w:lang w:val="en-US"/>
                <w14:ligatures w14:val="none"/>
              </w:rPr>
            </w:pPr>
            <w:r w:rsidRPr="0060263C">
              <w:rPr>
                <w:rFonts w:asciiTheme="majorBidi" w:hAnsiTheme="majorBidi"/>
                <w:color w:val="000000"/>
                <w:kern w:val="0"/>
                <w:sz w:val="18"/>
                <w:szCs w:val="18"/>
                <w14:ligatures w14:val="none"/>
              </w:rPr>
              <w:t>31.42*</w:t>
            </w:r>
          </w:p>
        </w:tc>
        <w:tc>
          <w:tcPr>
            <w:tcW w:w="1417" w:type="dxa"/>
            <w:tcBorders>
              <w:top w:val="single" w:sz="4" w:space="0" w:color="000000"/>
              <w:left w:val="nil"/>
              <w:bottom w:val="nil"/>
              <w:right w:val="nil"/>
            </w:tcBorders>
            <w:shd w:val="clear" w:color="auto" w:fill="auto"/>
            <w:vAlign w:val="center"/>
          </w:tcPr>
          <w:p w14:paraId="0ECDB435"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31.72*</w:t>
            </w:r>
          </w:p>
        </w:tc>
        <w:tc>
          <w:tcPr>
            <w:tcW w:w="1276" w:type="dxa"/>
            <w:tcBorders>
              <w:top w:val="single" w:sz="4" w:space="0" w:color="000000"/>
              <w:left w:val="nil"/>
              <w:bottom w:val="nil"/>
              <w:right w:val="nil"/>
            </w:tcBorders>
            <w:shd w:val="clear" w:color="auto" w:fill="auto"/>
            <w:vAlign w:val="center"/>
          </w:tcPr>
          <w:p w14:paraId="133C324C" w14:textId="06EB521B" w:rsidR="0060263C" w:rsidRPr="00CB28FA" w:rsidRDefault="00CB28FA" w:rsidP="00CB28FA">
            <w:pPr>
              <w:spacing w:before="0" w:line="240" w:lineRule="auto"/>
              <w:jc w:val="center"/>
              <w:rPr>
                <w:rFonts w:asciiTheme="majorBidi" w:hAnsiTheme="majorBidi"/>
                <w:color w:val="000000"/>
                <w:kern w:val="0"/>
                <w:sz w:val="18"/>
                <w:szCs w:val="18"/>
                <w:lang w:val="en-US"/>
                <w14:ligatures w14:val="none"/>
              </w:rPr>
            </w:pPr>
            <w:r w:rsidRPr="0060263C">
              <w:rPr>
                <w:rFonts w:asciiTheme="majorBidi" w:hAnsiTheme="majorBidi"/>
                <w:color w:val="000000"/>
                <w:kern w:val="0"/>
                <w:sz w:val="18"/>
                <w:szCs w:val="18"/>
                <w14:ligatures w14:val="none"/>
              </w:rPr>
              <w:t>12.68*</w:t>
            </w:r>
          </w:p>
        </w:tc>
        <w:tc>
          <w:tcPr>
            <w:tcW w:w="1559" w:type="dxa"/>
            <w:tcBorders>
              <w:top w:val="single" w:sz="4" w:space="0" w:color="000000"/>
              <w:left w:val="nil"/>
              <w:bottom w:val="nil"/>
              <w:right w:val="nil"/>
            </w:tcBorders>
            <w:shd w:val="clear" w:color="auto" w:fill="auto"/>
            <w:vAlign w:val="center"/>
          </w:tcPr>
          <w:p w14:paraId="07624AE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13.19*</w:t>
            </w:r>
          </w:p>
        </w:tc>
        <w:tc>
          <w:tcPr>
            <w:tcW w:w="1276" w:type="dxa"/>
            <w:tcBorders>
              <w:top w:val="single" w:sz="4" w:space="0" w:color="000000"/>
              <w:left w:val="nil"/>
              <w:bottom w:val="nil"/>
              <w:right w:val="nil"/>
            </w:tcBorders>
            <w:shd w:val="clear" w:color="auto" w:fill="auto"/>
            <w:vAlign w:val="center"/>
          </w:tcPr>
          <w:p w14:paraId="51C980FF" w14:textId="5F817FC7" w:rsidR="0060263C" w:rsidRPr="00CB28FA" w:rsidRDefault="00CB28FA" w:rsidP="009D2278">
            <w:pPr>
              <w:spacing w:before="0" w:line="240" w:lineRule="auto"/>
              <w:jc w:val="center"/>
              <w:rPr>
                <w:rFonts w:asciiTheme="majorBidi" w:hAnsiTheme="majorBidi"/>
                <w:color w:val="000000"/>
                <w:kern w:val="0"/>
                <w:sz w:val="18"/>
                <w:szCs w:val="18"/>
                <w:lang w:val="en-US"/>
                <w14:ligatures w14:val="none"/>
              </w:rPr>
            </w:pPr>
            <w:r w:rsidRPr="0060263C">
              <w:rPr>
                <w:rFonts w:asciiTheme="majorBidi" w:hAnsiTheme="majorBidi"/>
                <w:color w:val="000000"/>
                <w:kern w:val="0"/>
                <w:sz w:val="18"/>
                <w:szCs w:val="18"/>
                <w14:ligatures w14:val="none"/>
              </w:rPr>
              <w:t>7.1*</w:t>
            </w:r>
          </w:p>
        </w:tc>
        <w:tc>
          <w:tcPr>
            <w:tcW w:w="1319" w:type="dxa"/>
            <w:tcBorders>
              <w:top w:val="single" w:sz="4" w:space="0" w:color="000000"/>
              <w:left w:val="nil"/>
              <w:bottom w:val="nil"/>
              <w:right w:val="nil"/>
            </w:tcBorders>
            <w:shd w:val="clear" w:color="auto" w:fill="auto"/>
            <w:vAlign w:val="center"/>
          </w:tcPr>
          <w:p w14:paraId="3A669B1E"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8.29*</w:t>
            </w:r>
          </w:p>
        </w:tc>
      </w:tr>
      <w:tr w:rsidR="0060263C" w:rsidRPr="0060263C" w14:paraId="68C3B9BF" w14:textId="77777777" w:rsidTr="009D2278">
        <w:trPr>
          <w:cantSplit/>
          <w:trHeight w:val="302"/>
        </w:trPr>
        <w:tc>
          <w:tcPr>
            <w:tcW w:w="3261" w:type="dxa"/>
            <w:gridSpan w:val="2"/>
            <w:tcBorders>
              <w:top w:val="nil"/>
              <w:left w:val="nil"/>
              <w:bottom w:val="nil"/>
              <w:right w:val="nil"/>
            </w:tcBorders>
            <w:shd w:val="clear" w:color="auto" w:fill="auto"/>
          </w:tcPr>
          <w:p w14:paraId="411ACB23"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Chamberlain (1928)</w:t>
            </w:r>
          </w:p>
        </w:tc>
        <w:tc>
          <w:tcPr>
            <w:tcW w:w="1417" w:type="dxa"/>
            <w:tcBorders>
              <w:top w:val="nil"/>
              <w:left w:val="nil"/>
              <w:bottom w:val="nil"/>
              <w:right w:val="nil"/>
            </w:tcBorders>
            <w:vAlign w:val="center"/>
          </w:tcPr>
          <w:p w14:paraId="3BEFDAC7"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5.09</w:t>
            </w:r>
          </w:p>
        </w:tc>
        <w:tc>
          <w:tcPr>
            <w:tcW w:w="1276" w:type="dxa"/>
            <w:tcBorders>
              <w:top w:val="nil"/>
              <w:left w:val="nil"/>
              <w:bottom w:val="nil"/>
              <w:right w:val="nil"/>
            </w:tcBorders>
            <w:shd w:val="clear" w:color="auto" w:fill="auto"/>
            <w:vAlign w:val="center"/>
          </w:tcPr>
          <w:p w14:paraId="7BA8CEB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237.87*</w:t>
            </w:r>
          </w:p>
        </w:tc>
        <w:tc>
          <w:tcPr>
            <w:tcW w:w="1417" w:type="dxa"/>
            <w:tcBorders>
              <w:top w:val="nil"/>
              <w:left w:val="nil"/>
              <w:bottom w:val="nil"/>
              <w:right w:val="nil"/>
            </w:tcBorders>
            <w:shd w:val="clear" w:color="auto" w:fill="auto"/>
            <w:vAlign w:val="center"/>
          </w:tcPr>
          <w:p w14:paraId="160E6AAB"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238.64*</w:t>
            </w:r>
          </w:p>
        </w:tc>
        <w:tc>
          <w:tcPr>
            <w:tcW w:w="1276" w:type="dxa"/>
            <w:tcBorders>
              <w:top w:val="nil"/>
              <w:left w:val="nil"/>
              <w:bottom w:val="nil"/>
              <w:right w:val="nil"/>
            </w:tcBorders>
            <w:shd w:val="clear" w:color="auto" w:fill="auto"/>
            <w:vAlign w:val="center"/>
          </w:tcPr>
          <w:p w14:paraId="421EDA1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4.65</w:t>
            </w:r>
          </w:p>
        </w:tc>
        <w:tc>
          <w:tcPr>
            <w:tcW w:w="1559" w:type="dxa"/>
            <w:tcBorders>
              <w:top w:val="nil"/>
              <w:left w:val="nil"/>
              <w:bottom w:val="nil"/>
              <w:right w:val="nil"/>
            </w:tcBorders>
            <w:shd w:val="clear" w:color="auto" w:fill="auto"/>
            <w:vAlign w:val="center"/>
          </w:tcPr>
          <w:p w14:paraId="34A1987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5.1</w:t>
            </w:r>
          </w:p>
        </w:tc>
        <w:tc>
          <w:tcPr>
            <w:tcW w:w="1276" w:type="dxa"/>
            <w:tcBorders>
              <w:top w:val="nil"/>
              <w:left w:val="nil"/>
              <w:bottom w:val="nil"/>
              <w:right w:val="nil"/>
            </w:tcBorders>
            <w:shd w:val="clear" w:color="auto" w:fill="auto"/>
            <w:vAlign w:val="center"/>
          </w:tcPr>
          <w:p w14:paraId="3664087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3.31</w:t>
            </w:r>
          </w:p>
        </w:tc>
        <w:tc>
          <w:tcPr>
            <w:tcW w:w="1319" w:type="dxa"/>
            <w:tcBorders>
              <w:top w:val="nil"/>
              <w:left w:val="nil"/>
              <w:bottom w:val="nil"/>
              <w:right w:val="nil"/>
            </w:tcBorders>
            <w:shd w:val="clear" w:color="auto" w:fill="auto"/>
            <w:vAlign w:val="center"/>
          </w:tcPr>
          <w:p w14:paraId="36A4BBC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4.22</w:t>
            </w:r>
          </w:p>
        </w:tc>
      </w:tr>
      <w:tr w:rsidR="0060263C" w:rsidRPr="0060263C" w14:paraId="518DAE3E" w14:textId="77777777" w:rsidTr="009D2278">
        <w:trPr>
          <w:trHeight w:val="304"/>
        </w:trPr>
        <w:tc>
          <w:tcPr>
            <w:tcW w:w="3261" w:type="dxa"/>
            <w:gridSpan w:val="2"/>
            <w:tcBorders>
              <w:top w:val="nil"/>
              <w:left w:val="nil"/>
              <w:bottom w:val="nil"/>
              <w:right w:val="nil"/>
            </w:tcBorders>
            <w:shd w:val="clear" w:color="auto" w:fill="auto"/>
          </w:tcPr>
          <w:p w14:paraId="37B9BE09"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Rife (1940)</w:t>
            </w:r>
          </w:p>
        </w:tc>
        <w:tc>
          <w:tcPr>
            <w:tcW w:w="1417" w:type="dxa"/>
            <w:tcBorders>
              <w:top w:val="nil"/>
              <w:left w:val="nil"/>
              <w:bottom w:val="nil"/>
              <w:right w:val="nil"/>
            </w:tcBorders>
            <w:vAlign w:val="center"/>
          </w:tcPr>
          <w:p w14:paraId="6BBC3D74"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4.37</w:t>
            </w:r>
          </w:p>
        </w:tc>
        <w:tc>
          <w:tcPr>
            <w:tcW w:w="1276" w:type="dxa"/>
            <w:tcBorders>
              <w:top w:val="nil"/>
              <w:left w:val="nil"/>
              <w:bottom w:val="nil"/>
              <w:right w:val="nil"/>
            </w:tcBorders>
            <w:shd w:val="clear" w:color="auto" w:fill="auto"/>
            <w:vAlign w:val="center"/>
          </w:tcPr>
          <w:p w14:paraId="2F8E715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4.16</w:t>
            </w:r>
          </w:p>
        </w:tc>
        <w:tc>
          <w:tcPr>
            <w:tcW w:w="1417" w:type="dxa"/>
            <w:tcBorders>
              <w:top w:val="nil"/>
              <w:left w:val="nil"/>
              <w:bottom w:val="nil"/>
              <w:right w:val="nil"/>
            </w:tcBorders>
            <w:shd w:val="clear" w:color="auto" w:fill="auto"/>
            <w:vAlign w:val="center"/>
          </w:tcPr>
          <w:p w14:paraId="069F0D85"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4.6</w:t>
            </w:r>
          </w:p>
        </w:tc>
        <w:tc>
          <w:tcPr>
            <w:tcW w:w="1276" w:type="dxa"/>
            <w:tcBorders>
              <w:top w:val="nil"/>
              <w:left w:val="nil"/>
              <w:bottom w:val="nil"/>
              <w:right w:val="nil"/>
            </w:tcBorders>
            <w:shd w:val="clear" w:color="auto" w:fill="auto"/>
            <w:vAlign w:val="center"/>
          </w:tcPr>
          <w:p w14:paraId="1ED664E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3.91</w:t>
            </w:r>
          </w:p>
        </w:tc>
        <w:tc>
          <w:tcPr>
            <w:tcW w:w="1559" w:type="dxa"/>
            <w:tcBorders>
              <w:top w:val="nil"/>
              <w:left w:val="nil"/>
              <w:bottom w:val="nil"/>
              <w:right w:val="nil"/>
            </w:tcBorders>
            <w:shd w:val="clear" w:color="auto" w:fill="auto"/>
            <w:vAlign w:val="center"/>
          </w:tcPr>
          <w:p w14:paraId="21E9FDF6"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4.37</w:t>
            </w:r>
          </w:p>
        </w:tc>
        <w:tc>
          <w:tcPr>
            <w:tcW w:w="1276" w:type="dxa"/>
            <w:tcBorders>
              <w:top w:val="nil"/>
              <w:left w:val="nil"/>
              <w:bottom w:val="nil"/>
              <w:right w:val="nil"/>
            </w:tcBorders>
            <w:shd w:val="clear" w:color="auto" w:fill="auto"/>
            <w:vAlign w:val="center"/>
          </w:tcPr>
          <w:p w14:paraId="28C08C80"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2.77</w:t>
            </w:r>
          </w:p>
        </w:tc>
        <w:tc>
          <w:tcPr>
            <w:tcW w:w="1319" w:type="dxa"/>
            <w:tcBorders>
              <w:top w:val="nil"/>
              <w:left w:val="nil"/>
              <w:bottom w:val="nil"/>
              <w:right w:val="nil"/>
            </w:tcBorders>
            <w:shd w:val="clear" w:color="auto" w:fill="auto"/>
            <w:vAlign w:val="center"/>
          </w:tcPr>
          <w:p w14:paraId="7DDAE4E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3.79</w:t>
            </w:r>
          </w:p>
        </w:tc>
      </w:tr>
      <w:tr w:rsidR="0060263C" w:rsidRPr="0060263C" w14:paraId="71261B2A" w14:textId="77777777" w:rsidTr="009D2278">
        <w:trPr>
          <w:trHeight w:val="304"/>
        </w:trPr>
        <w:tc>
          <w:tcPr>
            <w:tcW w:w="3261" w:type="dxa"/>
            <w:gridSpan w:val="2"/>
            <w:tcBorders>
              <w:top w:val="nil"/>
              <w:left w:val="nil"/>
              <w:bottom w:val="nil"/>
              <w:right w:val="nil"/>
            </w:tcBorders>
            <w:shd w:val="clear" w:color="auto" w:fill="auto"/>
          </w:tcPr>
          <w:p w14:paraId="43625F75"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Merrell (1957)</w:t>
            </w:r>
          </w:p>
        </w:tc>
        <w:tc>
          <w:tcPr>
            <w:tcW w:w="1417" w:type="dxa"/>
            <w:tcBorders>
              <w:top w:val="nil"/>
              <w:left w:val="nil"/>
              <w:bottom w:val="nil"/>
              <w:right w:val="nil"/>
            </w:tcBorders>
            <w:vAlign w:val="center"/>
          </w:tcPr>
          <w:p w14:paraId="2FF4EAAA"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3.33</w:t>
            </w:r>
          </w:p>
        </w:tc>
        <w:tc>
          <w:tcPr>
            <w:tcW w:w="1276" w:type="dxa"/>
            <w:tcBorders>
              <w:top w:val="nil"/>
              <w:left w:val="nil"/>
              <w:bottom w:val="nil"/>
              <w:right w:val="nil"/>
            </w:tcBorders>
            <w:shd w:val="clear" w:color="auto" w:fill="auto"/>
            <w:vAlign w:val="center"/>
          </w:tcPr>
          <w:p w14:paraId="61DB4975"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28.74*</w:t>
            </w:r>
          </w:p>
        </w:tc>
        <w:tc>
          <w:tcPr>
            <w:tcW w:w="1417" w:type="dxa"/>
            <w:tcBorders>
              <w:top w:val="nil"/>
              <w:left w:val="nil"/>
              <w:bottom w:val="nil"/>
              <w:right w:val="nil"/>
            </w:tcBorders>
            <w:shd w:val="clear" w:color="auto" w:fill="auto"/>
            <w:vAlign w:val="center"/>
          </w:tcPr>
          <w:p w14:paraId="349DF535"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28.26*</w:t>
            </w:r>
          </w:p>
        </w:tc>
        <w:tc>
          <w:tcPr>
            <w:tcW w:w="1276" w:type="dxa"/>
            <w:tcBorders>
              <w:top w:val="nil"/>
              <w:left w:val="nil"/>
              <w:bottom w:val="nil"/>
              <w:right w:val="nil"/>
            </w:tcBorders>
            <w:shd w:val="clear" w:color="auto" w:fill="auto"/>
            <w:vAlign w:val="center"/>
          </w:tcPr>
          <w:p w14:paraId="2AD4B4B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3.53</w:t>
            </w:r>
          </w:p>
        </w:tc>
        <w:tc>
          <w:tcPr>
            <w:tcW w:w="1559" w:type="dxa"/>
            <w:tcBorders>
              <w:top w:val="nil"/>
              <w:left w:val="nil"/>
              <w:bottom w:val="nil"/>
              <w:right w:val="nil"/>
            </w:tcBorders>
            <w:shd w:val="clear" w:color="auto" w:fill="auto"/>
            <w:vAlign w:val="center"/>
          </w:tcPr>
          <w:p w14:paraId="3D25AEBE"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3.33</w:t>
            </w:r>
          </w:p>
        </w:tc>
        <w:tc>
          <w:tcPr>
            <w:tcW w:w="1276" w:type="dxa"/>
            <w:tcBorders>
              <w:top w:val="nil"/>
              <w:left w:val="nil"/>
              <w:bottom w:val="nil"/>
              <w:right w:val="nil"/>
            </w:tcBorders>
            <w:shd w:val="clear" w:color="auto" w:fill="auto"/>
            <w:vAlign w:val="center"/>
          </w:tcPr>
          <w:p w14:paraId="69AD75D4"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4.63</w:t>
            </w:r>
          </w:p>
        </w:tc>
        <w:tc>
          <w:tcPr>
            <w:tcW w:w="1319" w:type="dxa"/>
            <w:tcBorders>
              <w:top w:val="nil"/>
              <w:left w:val="nil"/>
              <w:bottom w:val="nil"/>
              <w:right w:val="nil"/>
            </w:tcBorders>
            <w:shd w:val="clear" w:color="auto" w:fill="auto"/>
            <w:vAlign w:val="center"/>
          </w:tcPr>
          <w:p w14:paraId="3E8E38CE"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3.55</w:t>
            </w:r>
          </w:p>
        </w:tc>
      </w:tr>
      <w:tr w:rsidR="0060263C" w:rsidRPr="0060263C" w14:paraId="7050EF03" w14:textId="77777777" w:rsidTr="009D2278">
        <w:trPr>
          <w:trHeight w:val="304"/>
        </w:trPr>
        <w:tc>
          <w:tcPr>
            <w:tcW w:w="3261" w:type="dxa"/>
            <w:gridSpan w:val="2"/>
            <w:tcBorders>
              <w:top w:val="nil"/>
              <w:left w:val="nil"/>
              <w:bottom w:val="nil"/>
              <w:right w:val="nil"/>
            </w:tcBorders>
            <w:shd w:val="clear" w:color="auto" w:fill="auto"/>
          </w:tcPr>
          <w:p w14:paraId="5DECFC6A"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Annett (1973)</w:t>
            </w:r>
          </w:p>
        </w:tc>
        <w:tc>
          <w:tcPr>
            <w:tcW w:w="1417" w:type="dxa"/>
            <w:tcBorders>
              <w:top w:val="nil"/>
              <w:left w:val="nil"/>
              <w:bottom w:val="nil"/>
              <w:right w:val="nil"/>
            </w:tcBorders>
            <w:vAlign w:val="center"/>
          </w:tcPr>
          <w:p w14:paraId="679C468C"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0.9</w:t>
            </w:r>
          </w:p>
        </w:tc>
        <w:tc>
          <w:tcPr>
            <w:tcW w:w="1276" w:type="dxa"/>
            <w:tcBorders>
              <w:top w:val="nil"/>
              <w:left w:val="nil"/>
              <w:bottom w:val="nil"/>
              <w:right w:val="nil"/>
            </w:tcBorders>
            <w:shd w:val="clear" w:color="auto" w:fill="auto"/>
            <w:vAlign w:val="center"/>
          </w:tcPr>
          <w:p w14:paraId="714B531B"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14.61*</w:t>
            </w:r>
          </w:p>
        </w:tc>
        <w:tc>
          <w:tcPr>
            <w:tcW w:w="1417" w:type="dxa"/>
            <w:tcBorders>
              <w:top w:val="nil"/>
              <w:left w:val="nil"/>
              <w:bottom w:val="nil"/>
              <w:right w:val="nil"/>
            </w:tcBorders>
            <w:shd w:val="clear" w:color="auto" w:fill="auto"/>
            <w:vAlign w:val="center"/>
          </w:tcPr>
          <w:p w14:paraId="71C02260"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14.57*</w:t>
            </w:r>
          </w:p>
        </w:tc>
        <w:tc>
          <w:tcPr>
            <w:tcW w:w="1276" w:type="dxa"/>
            <w:tcBorders>
              <w:top w:val="nil"/>
              <w:left w:val="nil"/>
              <w:bottom w:val="nil"/>
              <w:right w:val="nil"/>
            </w:tcBorders>
            <w:shd w:val="clear" w:color="auto" w:fill="auto"/>
            <w:vAlign w:val="center"/>
          </w:tcPr>
          <w:p w14:paraId="72F3A88B"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1.08</w:t>
            </w:r>
          </w:p>
        </w:tc>
        <w:tc>
          <w:tcPr>
            <w:tcW w:w="1559" w:type="dxa"/>
            <w:tcBorders>
              <w:top w:val="nil"/>
              <w:left w:val="nil"/>
              <w:bottom w:val="nil"/>
              <w:right w:val="nil"/>
            </w:tcBorders>
            <w:shd w:val="clear" w:color="auto" w:fill="auto"/>
            <w:vAlign w:val="center"/>
          </w:tcPr>
          <w:p w14:paraId="0895DD74"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0.91</w:t>
            </w:r>
          </w:p>
        </w:tc>
        <w:tc>
          <w:tcPr>
            <w:tcW w:w="1276" w:type="dxa"/>
            <w:tcBorders>
              <w:top w:val="nil"/>
              <w:left w:val="nil"/>
              <w:bottom w:val="nil"/>
              <w:right w:val="nil"/>
            </w:tcBorders>
            <w:shd w:val="clear" w:color="auto" w:fill="auto"/>
            <w:vAlign w:val="center"/>
          </w:tcPr>
          <w:p w14:paraId="785D4F7A"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1.8</w:t>
            </w:r>
          </w:p>
        </w:tc>
        <w:tc>
          <w:tcPr>
            <w:tcW w:w="1319" w:type="dxa"/>
            <w:tcBorders>
              <w:top w:val="nil"/>
              <w:left w:val="nil"/>
              <w:bottom w:val="nil"/>
              <w:right w:val="nil"/>
            </w:tcBorders>
            <w:shd w:val="clear" w:color="auto" w:fill="auto"/>
            <w:vAlign w:val="center"/>
          </w:tcPr>
          <w:p w14:paraId="2EBEFF3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1.35</w:t>
            </w:r>
          </w:p>
        </w:tc>
      </w:tr>
      <w:tr w:rsidR="0060263C" w:rsidRPr="0060263C" w14:paraId="0550CA1A" w14:textId="77777777" w:rsidTr="009D2278">
        <w:trPr>
          <w:trHeight w:val="304"/>
        </w:trPr>
        <w:tc>
          <w:tcPr>
            <w:tcW w:w="3261" w:type="dxa"/>
            <w:gridSpan w:val="2"/>
            <w:tcBorders>
              <w:top w:val="nil"/>
              <w:left w:val="nil"/>
              <w:bottom w:val="nil"/>
              <w:right w:val="nil"/>
            </w:tcBorders>
            <w:shd w:val="clear" w:color="auto" w:fill="auto"/>
          </w:tcPr>
          <w:p w14:paraId="6BEE3BBA"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Ferronato et al. (1947)</w:t>
            </w:r>
          </w:p>
        </w:tc>
        <w:tc>
          <w:tcPr>
            <w:tcW w:w="1417" w:type="dxa"/>
            <w:tcBorders>
              <w:top w:val="nil"/>
              <w:left w:val="nil"/>
              <w:bottom w:val="nil"/>
              <w:right w:val="nil"/>
            </w:tcBorders>
            <w:vAlign w:val="center"/>
          </w:tcPr>
          <w:p w14:paraId="2D762F4E"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0.54</w:t>
            </w:r>
          </w:p>
        </w:tc>
        <w:tc>
          <w:tcPr>
            <w:tcW w:w="1276" w:type="dxa"/>
            <w:tcBorders>
              <w:top w:val="nil"/>
              <w:left w:val="nil"/>
              <w:bottom w:val="nil"/>
              <w:right w:val="nil"/>
            </w:tcBorders>
            <w:shd w:val="clear" w:color="auto" w:fill="auto"/>
            <w:vAlign w:val="center"/>
          </w:tcPr>
          <w:p w14:paraId="2A0189F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0.77</w:t>
            </w:r>
          </w:p>
        </w:tc>
        <w:tc>
          <w:tcPr>
            <w:tcW w:w="1417" w:type="dxa"/>
            <w:tcBorders>
              <w:top w:val="nil"/>
              <w:left w:val="nil"/>
              <w:bottom w:val="nil"/>
              <w:right w:val="nil"/>
            </w:tcBorders>
            <w:shd w:val="clear" w:color="auto" w:fill="auto"/>
            <w:vAlign w:val="center"/>
          </w:tcPr>
          <w:p w14:paraId="1817BA2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0.77</w:t>
            </w:r>
          </w:p>
        </w:tc>
        <w:tc>
          <w:tcPr>
            <w:tcW w:w="1276" w:type="dxa"/>
            <w:tcBorders>
              <w:top w:val="nil"/>
              <w:left w:val="nil"/>
              <w:bottom w:val="nil"/>
              <w:right w:val="nil"/>
            </w:tcBorders>
            <w:shd w:val="clear" w:color="auto" w:fill="auto"/>
            <w:vAlign w:val="center"/>
          </w:tcPr>
          <w:p w14:paraId="614C4A3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0.56</w:t>
            </w:r>
          </w:p>
        </w:tc>
        <w:tc>
          <w:tcPr>
            <w:tcW w:w="1559" w:type="dxa"/>
            <w:tcBorders>
              <w:top w:val="nil"/>
              <w:left w:val="nil"/>
              <w:bottom w:val="nil"/>
              <w:right w:val="nil"/>
            </w:tcBorders>
            <w:shd w:val="clear" w:color="auto" w:fill="auto"/>
            <w:vAlign w:val="center"/>
          </w:tcPr>
          <w:p w14:paraId="46C7419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0.54</w:t>
            </w:r>
          </w:p>
        </w:tc>
        <w:tc>
          <w:tcPr>
            <w:tcW w:w="1276" w:type="dxa"/>
            <w:tcBorders>
              <w:top w:val="nil"/>
              <w:left w:val="nil"/>
              <w:bottom w:val="nil"/>
              <w:right w:val="nil"/>
            </w:tcBorders>
            <w:shd w:val="clear" w:color="auto" w:fill="auto"/>
            <w:vAlign w:val="center"/>
          </w:tcPr>
          <w:p w14:paraId="652B5CF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0.48</w:t>
            </w:r>
          </w:p>
        </w:tc>
        <w:tc>
          <w:tcPr>
            <w:tcW w:w="1319" w:type="dxa"/>
            <w:tcBorders>
              <w:top w:val="nil"/>
              <w:left w:val="nil"/>
              <w:bottom w:val="nil"/>
              <w:right w:val="nil"/>
            </w:tcBorders>
            <w:shd w:val="clear" w:color="auto" w:fill="auto"/>
            <w:vAlign w:val="center"/>
          </w:tcPr>
          <w:p w14:paraId="4B9A9B9E"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0.4</w:t>
            </w:r>
          </w:p>
        </w:tc>
      </w:tr>
      <w:tr w:rsidR="0060263C" w:rsidRPr="0060263C" w14:paraId="000CF469" w14:textId="77777777" w:rsidTr="009D2278">
        <w:trPr>
          <w:trHeight w:val="304"/>
        </w:trPr>
        <w:tc>
          <w:tcPr>
            <w:tcW w:w="3261" w:type="dxa"/>
            <w:gridSpan w:val="2"/>
            <w:tcBorders>
              <w:top w:val="nil"/>
              <w:left w:val="nil"/>
              <w:bottom w:val="nil"/>
              <w:right w:val="nil"/>
            </w:tcBorders>
            <w:shd w:val="clear" w:color="auto" w:fill="auto"/>
          </w:tcPr>
          <w:p w14:paraId="076608C9"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Mascie-Taylor (unpub)</w:t>
            </w:r>
            <w:r w:rsidRPr="0060263C">
              <w:rPr>
                <w:rFonts w:asciiTheme="majorBidi" w:hAnsiTheme="majorBidi"/>
                <w:color w:val="000000"/>
                <w:kern w:val="0"/>
                <w:sz w:val="18"/>
                <w:szCs w:val="18"/>
                <w:vertAlign w:val="superscript"/>
                <w14:ligatures w14:val="none"/>
              </w:rPr>
              <w:t>b</w:t>
            </w:r>
          </w:p>
        </w:tc>
        <w:tc>
          <w:tcPr>
            <w:tcW w:w="1417" w:type="dxa"/>
            <w:tcBorders>
              <w:top w:val="nil"/>
              <w:left w:val="nil"/>
              <w:bottom w:val="nil"/>
              <w:right w:val="nil"/>
            </w:tcBorders>
            <w:vAlign w:val="center"/>
          </w:tcPr>
          <w:p w14:paraId="706BC97A"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0.11</w:t>
            </w:r>
          </w:p>
        </w:tc>
        <w:tc>
          <w:tcPr>
            <w:tcW w:w="1276" w:type="dxa"/>
            <w:tcBorders>
              <w:top w:val="nil"/>
              <w:left w:val="nil"/>
              <w:bottom w:val="nil"/>
              <w:right w:val="nil"/>
            </w:tcBorders>
            <w:shd w:val="clear" w:color="auto" w:fill="auto"/>
            <w:vAlign w:val="center"/>
          </w:tcPr>
          <w:p w14:paraId="721D51F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w:t>
            </w:r>
          </w:p>
        </w:tc>
        <w:tc>
          <w:tcPr>
            <w:tcW w:w="1417" w:type="dxa"/>
            <w:tcBorders>
              <w:top w:val="nil"/>
              <w:left w:val="nil"/>
              <w:bottom w:val="nil"/>
              <w:right w:val="nil"/>
            </w:tcBorders>
            <w:shd w:val="clear" w:color="auto" w:fill="auto"/>
            <w:vAlign w:val="center"/>
          </w:tcPr>
          <w:p w14:paraId="69DD77DE"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w:t>
            </w:r>
          </w:p>
        </w:tc>
        <w:tc>
          <w:tcPr>
            <w:tcW w:w="1276" w:type="dxa"/>
            <w:tcBorders>
              <w:top w:val="nil"/>
              <w:left w:val="nil"/>
              <w:bottom w:val="nil"/>
              <w:right w:val="nil"/>
            </w:tcBorders>
            <w:shd w:val="clear" w:color="auto" w:fill="auto"/>
            <w:vAlign w:val="center"/>
          </w:tcPr>
          <w:p w14:paraId="704C8073"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0.11</w:t>
            </w:r>
          </w:p>
        </w:tc>
        <w:tc>
          <w:tcPr>
            <w:tcW w:w="1559" w:type="dxa"/>
            <w:tcBorders>
              <w:top w:val="nil"/>
              <w:left w:val="nil"/>
              <w:bottom w:val="nil"/>
              <w:right w:val="nil"/>
            </w:tcBorders>
            <w:shd w:val="clear" w:color="auto" w:fill="auto"/>
            <w:vAlign w:val="center"/>
          </w:tcPr>
          <w:p w14:paraId="41E89ED5"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0.11</w:t>
            </w:r>
          </w:p>
        </w:tc>
        <w:tc>
          <w:tcPr>
            <w:tcW w:w="1276" w:type="dxa"/>
            <w:tcBorders>
              <w:top w:val="nil"/>
              <w:left w:val="nil"/>
              <w:bottom w:val="nil"/>
              <w:right w:val="nil"/>
            </w:tcBorders>
            <w:shd w:val="clear" w:color="auto" w:fill="auto"/>
            <w:vAlign w:val="center"/>
          </w:tcPr>
          <w:p w14:paraId="1422305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0.2</w:t>
            </w:r>
          </w:p>
        </w:tc>
        <w:tc>
          <w:tcPr>
            <w:tcW w:w="1319" w:type="dxa"/>
            <w:tcBorders>
              <w:top w:val="nil"/>
              <w:left w:val="nil"/>
              <w:bottom w:val="nil"/>
              <w:right w:val="nil"/>
            </w:tcBorders>
            <w:shd w:val="clear" w:color="auto" w:fill="auto"/>
            <w:vAlign w:val="center"/>
          </w:tcPr>
          <w:p w14:paraId="7EA44C3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0.19</w:t>
            </w:r>
          </w:p>
        </w:tc>
      </w:tr>
      <w:tr w:rsidR="0060263C" w:rsidRPr="0060263C" w14:paraId="3C80753E" w14:textId="77777777" w:rsidTr="009D2278">
        <w:trPr>
          <w:trHeight w:val="304"/>
        </w:trPr>
        <w:tc>
          <w:tcPr>
            <w:tcW w:w="3261" w:type="dxa"/>
            <w:gridSpan w:val="2"/>
            <w:tcBorders>
              <w:top w:val="nil"/>
              <w:left w:val="nil"/>
              <w:bottom w:val="nil"/>
              <w:right w:val="nil"/>
            </w:tcBorders>
            <w:shd w:val="clear" w:color="auto" w:fill="auto"/>
          </w:tcPr>
          <w:p w14:paraId="0C09218F"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Chaurasia &amp; Goswani (unpub)</w:t>
            </w:r>
            <w:r w:rsidRPr="0060263C">
              <w:rPr>
                <w:rFonts w:asciiTheme="majorBidi" w:hAnsiTheme="majorBidi"/>
                <w:color w:val="000000"/>
                <w:kern w:val="0"/>
                <w:sz w:val="18"/>
                <w:szCs w:val="18"/>
                <w:vertAlign w:val="superscript"/>
                <w14:ligatures w14:val="none"/>
              </w:rPr>
              <w:t>b</w:t>
            </w:r>
          </w:p>
        </w:tc>
        <w:tc>
          <w:tcPr>
            <w:tcW w:w="1417" w:type="dxa"/>
            <w:tcBorders>
              <w:top w:val="nil"/>
              <w:left w:val="nil"/>
              <w:bottom w:val="nil"/>
              <w:right w:val="nil"/>
            </w:tcBorders>
            <w:vAlign w:val="center"/>
          </w:tcPr>
          <w:p w14:paraId="5559346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2.27</w:t>
            </w:r>
          </w:p>
        </w:tc>
        <w:tc>
          <w:tcPr>
            <w:tcW w:w="1276" w:type="dxa"/>
            <w:tcBorders>
              <w:top w:val="nil"/>
              <w:left w:val="nil"/>
              <w:bottom w:val="nil"/>
              <w:right w:val="nil"/>
            </w:tcBorders>
            <w:shd w:val="clear" w:color="auto" w:fill="auto"/>
            <w:vAlign w:val="center"/>
          </w:tcPr>
          <w:p w14:paraId="5A3B550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20.25*</w:t>
            </w:r>
          </w:p>
        </w:tc>
        <w:tc>
          <w:tcPr>
            <w:tcW w:w="1417" w:type="dxa"/>
            <w:tcBorders>
              <w:top w:val="nil"/>
              <w:left w:val="nil"/>
              <w:bottom w:val="nil"/>
              <w:right w:val="nil"/>
            </w:tcBorders>
            <w:shd w:val="clear" w:color="auto" w:fill="auto"/>
            <w:vAlign w:val="center"/>
          </w:tcPr>
          <w:p w14:paraId="3139FBD5"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20.29*</w:t>
            </w:r>
          </w:p>
        </w:tc>
        <w:tc>
          <w:tcPr>
            <w:tcW w:w="1276" w:type="dxa"/>
            <w:tcBorders>
              <w:top w:val="nil"/>
              <w:left w:val="nil"/>
              <w:bottom w:val="nil"/>
              <w:right w:val="nil"/>
            </w:tcBorders>
            <w:shd w:val="clear" w:color="auto" w:fill="auto"/>
            <w:vAlign w:val="center"/>
          </w:tcPr>
          <w:p w14:paraId="187EF1B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2.12</w:t>
            </w:r>
          </w:p>
        </w:tc>
        <w:tc>
          <w:tcPr>
            <w:tcW w:w="1559" w:type="dxa"/>
            <w:tcBorders>
              <w:top w:val="nil"/>
              <w:left w:val="nil"/>
              <w:bottom w:val="nil"/>
              <w:right w:val="nil"/>
            </w:tcBorders>
            <w:shd w:val="clear" w:color="auto" w:fill="auto"/>
            <w:vAlign w:val="center"/>
          </w:tcPr>
          <w:p w14:paraId="590CFE4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2.27</w:t>
            </w:r>
          </w:p>
        </w:tc>
        <w:tc>
          <w:tcPr>
            <w:tcW w:w="1276" w:type="dxa"/>
            <w:tcBorders>
              <w:top w:val="nil"/>
              <w:left w:val="nil"/>
              <w:bottom w:val="nil"/>
              <w:right w:val="nil"/>
            </w:tcBorders>
            <w:shd w:val="clear" w:color="auto" w:fill="auto"/>
            <w:vAlign w:val="center"/>
          </w:tcPr>
          <w:p w14:paraId="6283FE73"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2.11</w:t>
            </w:r>
          </w:p>
        </w:tc>
        <w:tc>
          <w:tcPr>
            <w:tcW w:w="1319" w:type="dxa"/>
            <w:tcBorders>
              <w:top w:val="nil"/>
              <w:left w:val="nil"/>
              <w:bottom w:val="nil"/>
              <w:right w:val="nil"/>
            </w:tcBorders>
            <w:shd w:val="clear" w:color="auto" w:fill="auto"/>
            <w:vAlign w:val="center"/>
          </w:tcPr>
          <w:p w14:paraId="7CC56A00"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2.65</w:t>
            </w:r>
          </w:p>
        </w:tc>
      </w:tr>
      <w:tr w:rsidR="0060263C" w:rsidRPr="0060263C" w14:paraId="4E9C4549" w14:textId="77777777" w:rsidTr="009D2278">
        <w:trPr>
          <w:trHeight w:val="304"/>
        </w:trPr>
        <w:tc>
          <w:tcPr>
            <w:tcW w:w="3261" w:type="dxa"/>
            <w:gridSpan w:val="2"/>
            <w:tcBorders>
              <w:top w:val="nil"/>
              <w:left w:val="nil"/>
              <w:bottom w:val="nil"/>
              <w:right w:val="nil"/>
            </w:tcBorders>
            <w:shd w:val="clear" w:color="auto" w:fill="auto"/>
          </w:tcPr>
          <w:p w14:paraId="271E8D16"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Annett (1978)</w:t>
            </w:r>
          </w:p>
        </w:tc>
        <w:tc>
          <w:tcPr>
            <w:tcW w:w="1417" w:type="dxa"/>
            <w:tcBorders>
              <w:top w:val="nil"/>
              <w:left w:val="nil"/>
              <w:bottom w:val="nil"/>
              <w:right w:val="nil"/>
            </w:tcBorders>
            <w:vAlign w:val="center"/>
          </w:tcPr>
          <w:p w14:paraId="5A175C5B"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3.26</w:t>
            </w:r>
          </w:p>
        </w:tc>
        <w:tc>
          <w:tcPr>
            <w:tcW w:w="1276" w:type="dxa"/>
            <w:tcBorders>
              <w:top w:val="nil"/>
              <w:left w:val="nil"/>
              <w:bottom w:val="nil"/>
              <w:right w:val="nil"/>
            </w:tcBorders>
            <w:shd w:val="clear" w:color="auto" w:fill="auto"/>
            <w:vAlign w:val="center"/>
          </w:tcPr>
          <w:p w14:paraId="4D3F075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8.6*</w:t>
            </w:r>
          </w:p>
        </w:tc>
        <w:tc>
          <w:tcPr>
            <w:tcW w:w="1417" w:type="dxa"/>
            <w:tcBorders>
              <w:top w:val="nil"/>
              <w:left w:val="nil"/>
              <w:bottom w:val="nil"/>
              <w:right w:val="nil"/>
            </w:tcBorders>
            <w:shd w:val="clear" w:color="auto" w:fill="auto"/>
            <w:vAlign w:val="center"/>
          </w:tcPr>
          <w:p w14:paraId="06089CB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8.5*</w:t>
            </w:r>
          </w:p>
        </w:tc>
        <w:tc>
          <w:tcPr>
            <w:tcW w:w="1276" w:type="dxa"/>
            <w:tcBorders>
              <w:top w:val="nil"/>
              <w:left w:val="nil"/>
              <w:bottom w:val="nil"/>
              <w:right w:val="nil"/>
            </w:tcBorders>
            <w:shd w:val="clear" w:color="auto" w:fill="auto"/>
            <w:vAlign w:val="center"/>
          </w:tcPr>
          <w:p w14:paraId="1371271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3.43</w:t>
            </w:r>
          </w:p>
        </w:tc>
        <w:tc>
          <w:tcPr>
            <w:tcW w:w="1559" w:type="dxa"/>
            <w:tcBorders>
              <w:top w:val="nil"/>
              <w:left w:val="nil"/>
              <w:bottom w:val="nil"/>
              <w:right w:val="nil"/>
            </w:tcBorders>
            <w:shd w:val="clear" w:color="auto" w:fill="auto"/>
            <w:vAlign w:val="center"/>
          </w:tcPr>
          <w:p w14:paraId="76F4AA6A"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3.26</w:t>
            </w:r>
          </w:p>
        </w:tc>
        <w:tc>
          <w:tcPr>
            <w:tcW w:w="1276" w:type="dxa"/>
            <w:tcBorders>
              <w:top w:val="nil"/>
              <w:left w:val="nil"/>
              <w:bottom w:val="nil"/>
              <w:right w:val="nil"/>
            </w:tcBorders>
            <w:shd w:val="clear" w:color="auto" w:fill="auto"/>
            <w:vAlign w:val="center"/>
          </w:tcPr>
          <w:p w14:paraId="233A8C4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3.59</w:t>
            </w:r>
          </w:p>
        </w:tc>
        <w:tc>
          <w:tcPr>
            <w:tcW w:w="1319" w:type="dxa"/>
            <w:tcBorders>
              <w:top w:val="nil"/>
              <w:left w:val="nil"/>
              <w:bottom w:val="nil"/>
              <w:right w:val="nil"/>
            </w:tcBorders>
            <w:shd w:val="clear" w:color="auto" w:fill="auto"/>
            <w:vAlign w:val="center"/>
          </w:tcPr>
          <w:p w14:paraId="18249607"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3.04</w:t>
            </w:r>
          </w:p>
        </w:tc>
      </w:tr>
      <w:tr w:rsidR="0060263C" w:rsidRPr="0060263C" w14:paraId="367B0F3C" w14:textId="77777777" w:rsidTr="009D2278">
        <w:trPr>
          <w:trHeight w:val="304"/>
        </w:trPr>
        <w:tc>
          <w:tcPr>
            <w:tcW w:w="3261" w:type="dxa"/>
            <w:gridSpan w:val="2"/>
            <w:tcBorders>
              <w:top w:val="nil"/>
              <w:left w:val="nil"/>
              <w:bottom w:val="nil"/>
              <w:right w:val="nil"/>
            </w:tcBorders>
            <w:shd w:val="clear" w:color="auto" w:fill="auto"/>
          </w:tcPr>
          <w:p w14:paraId="5C1AEAF1"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Carter-Saltzmann (1980)</w:t>
            </w:r>
          </w:p>
        </w:tc>
        <w:tc>
          <w:tcPr>
            <w:tcW w:w="1417" w:type="dxa"/>
            <w:tcBorders>
              <w:top w:val="nil"/>
              <w:left w:val="nil"/>
              <w:bottom w:val="nil"/>
              <w:right w:val="nil"/>
            </w:tcBorders>
            <w:vAlign w:val="center"/>
          </w:tcPr>
          <w:p w14:paraId="0FB40F3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0.06</w:t>
            </w:r>
          </w:p>
        </w:tc>
        <w:tc>
          <w:tcPr>
            <w:tcW w:w="1276" w:type="dxa"/>
            <w:tcBorders>
              <w:top w:val="nil"/>
              <w:left w:val="nil"/>
              <w:bottom w:val="nil"/>
              <w:right w:val="nil"/>
            </w:tcBorders>
            <w:shd w:val="clear" w:color="auto" w:fill="auto"/>
            <w:vAlign w:val="center"/>
          </w:tcPr>
          <w:p w14:paraId="09B7BD5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2.58</w:t>
            </w:r>
          </w:p>
        </w:tc>
        <w:tc>
          <w:tcPr>
            <w:tcW w:w="1417" w:type="dxa"/>
            <w:tcBorders>
              <w:top w:val="nil"/>
              <w:left w:val="nil"/>
              <w:bottom w:val="nil"/>
              <w:right w:val="nil"/>
            </w:tcBorders>
            <w:shd w:val="clear" w:color="auto" w:fill="auto"/>
            <w:vAlign w:val="center"/>
          </w:tcPr>
          <w:p w14:paraId="68E88E9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2.54</w:t>
            </w:r>
          </w:p>
        </w:tc>
        <w:tc>
          <w:tcPr>
            <w:tcW w:w="1276" w:type="dxa"/>
            <w:tcBorders>
              <w:top w:val="nil"/>
              <w:left w:val="nil"/>
              <w:bottom w:val="nil"/>
              <w:right w:val="nil"/>
            </w:tcBorders>
            <w:shd w:val="clear" w:color="auto" w:fill="auto"/>
            <w:vAlign w:val="center"/>
          </w:tcPr>
          <w:p w14:paraId="3CB2658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0.07</w:t>
            </w:r>
          </w:p>
        </w:tc>
        <w:tc>
          <w:tcPr>
            <w:tcW w:w="1559" w:type="dxa"/>
            <w:tcBorders>
              <w:top w:val="nil"/>
              <w:left w:val="nil"/>
              <w:bottom w:val="nil"/>
              <w:right w:val="nil"/>
            </w:tcBorders>
            <w:shd w:val="clear" w:color="auto" w:fill="auto"/>
            <w:vAlign w:val="center"/>
          </w:tcPr>
          <w:p w14:paraId="22EEF5B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0.06</w:t>
            </w:r>
          </w:p>
        </w:tc>
        <w:tc>
          <w:tcPr>
            <w:tcW w:w="1276" w:type="dxa"/>
            <w:tcBorders>
              <w:top w:val="nil"/>
              <w:left w:val="nil"/>
              <w:bottom w:val="nil"/>
              <w:right w:val="nil"/>
            </w:tcBorders>
            <w:shd w:val="clear" w:color="auto" w:fill="auto"/>
            <w:vAlign w:val="center"/>
          </w:tcPr>
          <w:p w14:paraId="4455545B"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0.04</w:t>
            </w:r>
          </w:p>
        </w:tc>
        <w:tc>
          <w:tcPr>
            <w:tcW w:w="1319" w:type="dxa"/>
            <w:tcBorders>
              <w:top w:val="nil"/>
              <w:left w:val="nil"/>
              <w:bottom w:val="nil"/>
              <w:right w:val="nil"/>
            </w:tcBorders>
            <w:shd w:val="clear" w:color="auto" w:fill="auto"/>
            <w:vAlign w:val="center"/>
          </w:tcPr>
          <w:p w14:paraId="18920FF6"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0.07</w:t>
            </w:r>
          </w:p>
        </w:tc>
      </w:tr>
      <w:tr w:rsidR="0060263C" w:rsidRPr="0060263C" w14:paraId="4140DD68" w14:textId="77777777" w:rsidTr="009D2278">
        <w:trPr>
          <w:trHeight w:val="304"/>
        </w:trPr>
        <w:tc>
          <w:tcPr>
            <w:tcW w:w="3261" w:type="dxa"/>
            <w:gridSpan w:val="2"/>
            <w:tcBorders>
              <w:top w:val="nil"/>
              <w:left w:val="nil"/>
              <w:bottom w:val="nil"/>
              <w:right w:val="nil"/>
            </w:tcBorders>
            <w:shd w:val="clear" w:color="auto" w:fill="auto"/>
          </w:tcPr>
          <w:p w14:paraId="2A04337C"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Coren &amp; Porac (1980)</w:t>
            </w:r>
          </w:p>
        </w:tc>
        <w:tc>
          <w:tcPr>
            <w:tcW w:w="1417" w:type="dxa"/>
            <w:tcBorders>
              <w:top w:val="nil"/>
              <w:left w:val="nil"/>
              <w:bottom w:val="nil"/>
              <w:right w:val="nil"/>
            </w:tcBorders>
            <w:vAlign w:val="center"/>
          </w:tcPr>
          <w:p w14:paraId="7E37E8D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2.25</w:t>
            </w:r>
          </w:p>
        </w:tc>
        <w:tc>
          <w:tcPr>
            <w:tcW w:w="1276" w:type="dxa"/>
            <w:tcBorders>
              <w:top w:val="nil"/>
              <w:left w:val="nil"/>
              <w:bottom w:val="nil"/>
              <w:right w:val="nil"/>
            </w:tcBorders>
            <w:shd w:val="clear" w:color="auto" w:fill="auto"/>
            <w:vAlign w:val="center"/>
          </w:tcPr>
          <w:p w14:paraId="41ECADA4"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33*</w:t>
            </w:r>
          </w:p>
        </w:tc>
        <w:tc>
          <w:tcPr>
            <w:tcW w:w="1417" w:type="dxa"/>
            <w:tcBorders>
              <w:top w:val="nil"/>
              <w:left w:val="nil"/>
              <w:bottom w:val="nil"/>
              <w:right w:val="nil"/>
            </w:tcBorders>
            <w:shd w:val="clear" w:color="auto" w:fill="auto"/>
            <w:vAlign w:val="center"/>
          </w:tcPr>
          <w:p w14:paraId="2FCE3A2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33*</w:t>
            </w:r>
          </w:p>
        </w:tc>
        <w:tc>
          <w:tcPr>
            <w:tcW w:w="1276" w:type="dxa"/>
            <w:tcBorders>
              <w:top w:val="nil"/>
              <w:left w:val="nil"/>
              <w:bottom w:val="nil"/>
              <w:right w:val="nil"/>
            </w:tcBorders>
            <w:shd w:val="clear" w:color="auto" w:fill="auto"/>
            <w:vAlign w:val="center"/>
          </w:tcPr>
          <w:p w14:paraId="1598DDC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2.21</w:t>
            </w:r>
          </w:p>
        </w:tc>
        <w:tc>
          <w:tcPr>
            <w:tcW w:w="1559" w:type="dxa"/>
            <w:tcBorders>
              <w:top w:val="nil"/>
              <w:left w:val="nil"/>
              <w:bottom w:val="nil"/>
              <w:right w:val="nil"/>
            </w:tcBorders>
            <w:shd w:val="clear" w:color="auto" w:fill="auto"/>
            <w:vAlign w:val="center"/>
          </w:tcPr>
          <w:p w14:paraId="247FFFD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2.25</w:t>
            </w:r>
          </w:p>
        </w:tc>
        <w:tc>
          <w:tcPr>
            <w:tcW w:w="1276" w:type="dxa"/>
            <w:tcBorders>
              <w:top w:val="nil"/>
              <w:left w:val="nil"/>
              <w:bottom w:val="nil"/>
              <w:right w:val="nil"/>
            </w:tcBorders>
            <w:shd w:val="clear" w:color="auto" w:fill="auto"/>
            <w:vAlign w:val="center"/>
          </w:tcPr>
          <w:p w14:paraId="5D85D26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3.77</w:t>
            </w:r>
          </w:p>
        </w:tc>
        <w:tc>
          <w:tcPr>
            <w:tcW w:w="1319" w:type="dxa"/>
            <w:tcBorders>
              <w:top w:val="nil"/>
              <w:left w:val="nil"/>
              <w:bottom w:val="nil"/>
              <w:right w:val="nil"/>
            </w:tcBorders>
            <w:shd w:val="clear" w:color="auto" w:fill="auto"/>
            <w:vAlign w:val="center"/>
          </w:tcPr>
          <w:p w14:paraId="71E6E08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4.14</w:t>
            </w:r>
          </w:p>
        </w:tc>
      </w:tr>
      <w:tr w:rsidR="0060263C" w:rsidRPr="0060263C" w14:paraId="5ED21E21" w14:textId="77777777" w:rsidTr="009D2278">
        <w:trPr>
          <w:trHeight w:val="304"/>
        </w:trPr>
        <w:tc>
          <w:tcPr>
            <w:tcW w:w="3261" w:type="dxa"/>
            <w:gridSpan w:val="2"/>
            <w:tcBorders>
              <w:top w:val="nil"/>
              <w:left w:val="nil"/>
              <w:bottom w:val="nil"/>
              <w:right w:val="nil"/>
            </w:tcBorders>
            <w:shd w:val="clear" w:color="auto" w:fill="auto"/>
          </w:tcPr>
          <w:p w14:paraId="707ABF83"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McGee &amp; Cozad (1980)</w:t>
            </w:r>
          </w:p>
        </w:tc>
        <w:tc>
          <w:tcPr>
            <w:tcW w:w="1417" w:type="dxa"/>
            <w:tcBorders>
              <w:top w:val="nil"/>
              <w:left w:val="nil"/>
              <w:bottom w:val="nil"/>
              <w:right w:val="nil"/>
            </w:tcBorders>
            <w:vAlign w:val="center"/>
          </w:tcPr>
          <w:p w14:paraId="3011F18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3.8</w:t>
            </w:r>
          </w:p>
        </w:tc>
        <w:tc>
          <w:tcPr>
            <w:tcW w:w="1276" w:type="dxa"/>
            <w:tcBorders>
              <w:top w:val="nil"/>
              <w:left w:val="nil"/>
              <w:bottom w:val="nil"/>
              <w:right w:val="nil"/>
            </w:tcBorders>
            <w:shd w:val="clear" w:color="auto" w:fill="auto"/>
            <w:vAlign w:val="center"/>
          </w:tcPr>
          <w:p w14:paraId="3B6BF2CE"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156.43*</w:t>
            </w:r>
          </w:p>
        </w:tc>
        <w:tc>
          <w:tcPr>
            <w:tcW w:w="1417" w:type="dxa"/>
            <w:tcBorders>
              <w:top w:val="nil"/>
              <w:left w:val="nil"/>
              <w:bottom w:val="nil"/>
              <w:right w:val="nil"/>
            </w:tcBorders>
            <w:shd w:val="clear" w:color="auto" w:fill="auto"/>
            <w:vAlign w:val="center"/>
          </w:tcPr>
          <w:p w14:paraId="374EA11A"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155.86*</w:t>
            </w:r>
          </w:p>
        </w:tc>
        <w:tc>
          <w:tcPr>
            <w:tcW w:w="1276" w:type="dxa"/>
            <w:tcBorders>
              <w:top w:val="nil"/>
              <w:left w:val="nil"/>
              <w:bottom w:val="nil"/>
              <w:right w:val="nil"/>
            </w:tcBorders>
            <w:shd w:val="clear" w:color="auto" w:fill="auto"/>
            <w:vAlign w:val="center"/>
          </w:tcPr>
          <w:p w14:paraId="5E873B3C"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3.81</w:t>
            </w:r>
          </w:p>
        </w:tc>
        <w:tc>
          <w:tcPr>
            <w:tcW w:w="1559" w:type="dxa"/>
            <w:tcBorders>
              <w:top w:val="nil"/>
              <w:left w:val="nil"/>
              <w:bottom w:val="nil"/>
              <w:right w:val="nil"/>
            </w:tcBorders>
            <w:shd w:val="clear" w:color="auto" w:fill="auto"/>
            <w:vAlign w:val="center"/>
          </w:tcPr>
          <w:p w14:paraId="04F8500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3.8</w:t>
            </w:r>
          </w:p>
        </w:tc>
        <w:tc>
          <w:tcPr>
            <w:tcW w:w="1276" w:type="dxa"/>
            <w:tcBorders>
              <w:top w:val="nil"/>
              <w:left w:val="nil"/>
              <w:bottom w:val="nil"/>
              <w:right w:val="nil"/>
            </w:tcBorders>
            <w:shd w:val="clear" w:color="auto" w:fill="auto"/>
            <w:vAlign w:val="center"/>
          </w:tcPr>
          <w:p w14:paraId="4521FCB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0.63</w:t>
            </w:r>
          </w:p>
        </w:tc>
        <w:tc>
          <w:tcPr>
            <w:tcW w:w="1319" w:type="dxa"/>
            <w:tcBorders>
              <w:top w:val="nil"/>
              <w:left w:val="nil"/>
              <w:bottom w:val="nil"/>
              <w:right w:val="nil"/>
            </w:tcBorders>
            <w:shd w:val="clear" w:color="auto" w:fill="auto"/>
            <w:vAlign w:val="center"/>
          </w:tcPr>
          <w:p w14:paraId="43E90E30"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0.24</w:t>
            </w:r>
          </w:p>
        </w:tc>
      </w:tr>
      <w:tr w:rsidR="0060263C" w:rsidRPr="0060263C" w14:paraId="0EB83061" w14:textId="77777777" w:rsidTr="009D2278">
        <w:trPr>
          <w:trHeight w:val="304"/>
        </w:trPr>
        <w:tc>
          <w:tcPr>
            <w:tcW w:w="3261" w:type="dxa"/>
            <w:gridSpan w:val="2"/>
            <w:tcBorders>
              <w:top w:val="nil"/>
              <w:left w:val="nil"/>
              <w:bottom w:val="nil"/>
              <w:right w:val="nil"/>
            </w:tcBorders>
            <w:shd w:val="clear" w:color="auto" w:fill="auto"/>
          </w:tcPr>
          <w:p w14:paraId="3DDAB7E6"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McManus (1985) (ICM1)</w:t>
            </w:r>
          </w:p>
        </w:tc>
        <w:tc>
          <w:tcPr>
            <w:tcW w:w="1417" w:type="dxa"/>
            <w:tcBorders>
              <w:top w:val="nil"/>
              <w:left w:val="nil"/>
              <w:bottom w:val="nil"/>
              <w:right w:val="nil"/>
            </w:tcBorders>
            <w:vAlign w:val="center"/>
          </w:tcPr>
          <w:p w14:paraId="0ACDB937"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0.01</w:t>
            </w:r>
          </w:p>
        </w:tc>
        <w:tc>
          <w:tcPr>
            <w:tcW w:w="1276" w:type="dxa"/>
            <w:tcBorders>
              <w:top w:val="nil"/>
              <w:left w:val="nil"/>
              <w:bottom w:val="nil"/>
              <w:right w:val="nil"/>
            </w:tcBorders>
            <w:shd w:val="clear" w:color="auto" w:fill="auto"/>
            <w:vAlign w:val="center"/>
          </w:tcPr>
          <w:p w14:paraId="1147317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w:t>
            </w:r>
          </w:p>
        </w:tc>
        <w:tc>
          <w:tcPr>
            <w:tcW w:w="1417" w:type="dxa"/>
            <w:tcBorders>
              <w:top w:val="nil"/>
              <w:left w:val="nil"/>
              <w:bottom w:val="nil"/>
              <w:right w:val="nil"/>
            </w:tcBorders>
            <w:shd w:val="clear" w:color="auto" w:fill="auto"/>
            <w:vAlign w:val="center"/>
          </w:tcPr>
          <w:p w14:paraId="7341B52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1.98</w:t>
            </w:r>
          </w:p>
        </w:tc>
        <w:tc>
          <w:tcPr>
            <w:tcW w:w="1276" w:type="dxa"/>
            <w:tcBorders>
              <w:top w:val="nil"/>
              <w:left w:val="nil"/>
              <w:bottom w:val="nil"/>
              <w:right w:val="nil"/>
            </w:tcBorders>
            <w:shd w:val="clear" w:color="auto" w:fill="auto"/>
            <w:vAlign w:val="center"/>
          </w:tcPr>
          <w:p w14:paraId="3ACFEDAA"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w:t>
            </w:r>
          </w:p>
        </w:tc>
        <w:tc>
          <w:tcPr>
            <w:tcW w:w="1559" w:type="dxa"/>
            <w:tcBorders>
              <w:top w:val="nil"/>
              <w:left w:val="nil"/>
              <w:bottom w:val="nil"/>
              <w:right w:val="nil"/>
            </w:tcBorders>
            <w:shd w:val="clear" w:color="auto" w:fill="auto"/>
            <w:vAlign w:val="center"/>
          </w:tcPr>
          <w:p w14:paraId="55DD71B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w:t>
            </w:r>
          </w:p>
        </w:tc>
        <w:tc>
          <w:tcPr>
            <w:tcW w:w="1276" w:type="dxa"/>
            <w:tcBorders>
              <w:top w:val="nil"/>
              <w:left w:val="nil"/>
              <w:bottom w:val="nil"/>
              <w:right w:val="nil"/>
            </w:tcBorders>
            <w:shd w:val="clear" w:color="auto" w:fill="auto"/>
            <w:vAlign w:val="center"/>
          </w:tcPr>
          <w:p w14:paraId="2B5F7276"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0.06</w:t>
            </w:r>
          </w:p>
        </w:tc>
        <w:tc>
          <w:tcPr>
            <w:tcW w:w="1319" w:type="dxa"/>
            <w:tcBorders>
              <w:top w:val="nil"/>
              <w:left w:val="nil"/>
              <w:bottom w:val="nil"/>
              <w:right w:val="nil"/>
            </w:tcBorders>
            <w:shd w:val="clear" w:color="auto" w:fill="auto"/>
            <w:vAlign w:val="center"/>
          </w:tcPr>
          <w:p w14:paraId="07B6E69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0.09</w:t>
            </w:r>
          </w:p>
        </w:tc>
      </w:tr>
      <w:tr w:rsidR="0060263C" w:rsidRPr="0060263C" w14:paraId="65C71B94" w14:textId="77777777" w:rsidTr="009D2278">
        <w:trPr>
          <w:trHeight w:val="304"/>
        </w:trPr>
        <w:tc>
          <w:tcPr>
            <w:tcW w:w="3261" w:type="dxa"/>
            <w:gridSpan w:val="2"/>
            <w:tcBorders>
              <w:top w:val="nil"/>
              <w:left w:val="nil"/>
              <w:bottom w:val="nil"/>
              <w:right w:val="nil"/>
            </w:tcBorders>
            <w:shd w:val="clear" w:color="auto" w:fill="auto"/>
          </w:tcPr>
          <w:p w14:paraId="4B24BBB3"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McManus (1985) (ICM2prop)</w:t>
            </w:r>
          </w:p>
        </w:tc>
        <w:tc>
          <w:tcPr>
            <w:tcW w:w="1417" w:type="dxa"/>
            <w:tcBorders>
              <w:top w:val="nil"/>
              <w:left w:val="nil"/>
              <w:bottom w:val="nil"/>
              <w:right w:val="nil"/>
            </w:tcBorders>
            <w:vAlign w:val="center"/>
          </w:tcPr>
          <w:p w14:paraId="5B41A04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2.61</w:t>
            </w:r>
          </w:p>
        </w:tc>
        <w:tc>
          <w:tcPr>
            <w:tcW w:w="1276" w:type="dxa"/>
            <w:tcBorders>
              <w:top w:val="nil"/>
              <w:left w:val="nil"/>
              <w:bottom w:val="nil"/>
              <w:right w:val="nil"/>
            </w:tcBorders>
            <w:shd w:val="clear" w:color="auto" w:fill="auto"/>
            <w:vAlign w:val="center"/>
          </w:tcPr>
          <w:p w14:paraId="7FAEFDB0"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3.53</w:t>
            </w:r>
          </w:p>
        </w:tc>
        <w:tc>
          <w:tcPr>
            <w:tcW w:w="1417" w:type="dxa"/>
            <w:tcBorders>
              <w:top w:val="nil"/>
              <w:left w:val="nil"/>
              <w:bottom w:val="nil"/>
              <w:right w:val="nil"/>
            </w:tcBorders>
            <w:shd w:val="clear" w:color="auto" w:fill="auto"/>
            <w:vAlign w:val="center"/>
          </w:tcPr>
          <w:p w14:paraId="77473BB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3.39</w:t>
            </w:r>
          </w:p>
        </w:tc>
        <w:tc>
          <w:tcPr>
            <w:tcW w:w="1276" w:type="dxa"/>
            <w:tcBorders>
              <w:top w:val="nil"/>
              <w:left w:val="nil"/>
              <w:bottom w:val="nil"/>
              <w:right w:val="nil"/>
            </w:tcBorders>
            <w:shd w:val="clear" w:color="auto" w:fill="auto"/>
            <w:vAlign w:val="center"/>
          </w:tcPr>
          <w:p w14:paraId="02CB32E7"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2.7</w:t>
            </w:r>
          </w:p>
        </w:tc>
        <w:tc>
          <w:tcPr>
            <w:tcW w:w="1559" w:type="dxa"/>
            <w:tcBorders>
              <w:top w:val="nil"/>
              <w:left w:val="nil"/>
              <w:bottom w:val="nil"/>
              <w:right w:val="nil"/>
            </w:tcBorders>
            <w:shd w:val="clear" w:color="auto" w:fill="auto"/>
            <w:vAlign w:val="center"/>
          </w:tcPr>
          <w:p w14:paraId="486C83C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2.61</w:t>
            </w:r>
          </w:p>
        </w:tc>
        <w:tc>
          <w:tcPr>
            <w:tcW w:w="1276" w:type="dxa"/>
            <w:tcBorders>
              <w:top w:val="nil"/>
              <w:left w:val="nil"/>
              <w:bottom w:val="nil"/>
              <w:right w:val="nil"/>
            </w:tcBorders>
            <w:shd w:val="clear" w:color="auto" w:fill="auto"/>
            <w:vAlign w:val="center"/>
          </w:tcPr>
          <w:p w14:paraId="060894E3"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2.33</w:t>
            </w:r>
          </w:p>
        </w:tc>
        <w:tc>
          <w:tcPr>
            <w:tcW w:w="1319" w:type="dxa"/>
            <w:tcBorders>
              <w:top w:val="nil"/>
              <w:left w:val="nil"/>
              <w:bottom w:val="nil"/>
              <w:right w:val="nil"/>
            </w:tcBorders>
            <w:shd w:val="clear" w:color="auto" w:fill="auto"/>
            <w:vAlign w:val="center"/>
          </w:tcPr>
          <w:p w14:paraId="12446AE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1.98</w:t>
            </w:r>
          </w:p>
        </w:tc>
      </w:tr>
      <w:tr w:rsidR="0060263C" w:rsidRPr="0060263C" w14:paraId="77EFF749" w14:textId="77777777" w:rsidTr="009D2278">
        <w:trPr>
          <w:trHeight w:val="304"/>
        </w:trPr>
        <w:tc>
          <w:tcPr>
            <w:tcW w:w="3261" w:type="dxa"/>
            <w:gridSpan w:val="2"/>
            <w:tcBorders>
              <w:top w:val="nil"/>
              <w:left w:val="nil"/>
              <w:bottom w:val="nil"/>
              <w:right w:val="nil"/>
            </w:tcBorders>
            <w:shd w:val="clear" w:color="auto" w:fill="auto"/>
          </w:tcPr>
          <w:p w14:paraId="2279E4EB"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McManus (1985) (ICM2mat)</w:t>
            </w:r>
          </w:p>
        </w:tc>
        <w:tc>
          <w:tcPr>
            <w:tcW w:w="1417" w:type="dxa"/>
            <w:tcBorders>
              <w:top w:val="nil"/>
              <w:left w:val="nil"/>
              <w:bottom w:val="nil"/>
              <w:right w:val="nil"/>
            </w:tcBorders>
            <w:vAlign w:val="center"/>
          </w:tcPr>
          <w:p w14:paraId="394FD14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0.88</w:t>
            </w:r>
          </w:p>
        </w:tc>
        <w:tc>
          <w:tcPr>
            <w:tcW w:w="1276" w:type="dxa"/>
            <w:tcBorders>
              <w:top w:val="nil"/>
              <w:left w:val="nil"/>
              <w:bottom w:val="nil"/>
              <w:right w:val="nil"/>
            </w:tcBorders>
            <w:shd w:val="clear" w:color="auto" w:fill="auto"/>
            <w:vAlign w:val="center"/>
          </w:tcPr>
          <w:p w14:paraId="461C7CB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1.35</w:t>
            </w:r>
          </w:p>
        </w:tc>
        <w:tc>
          <w:tcPr>
            <w:tcW w:w="1417" w:type="dxa"/>
            <w:tcBorders>
              <w:top w:val="nil"/>
              <w:left w:val="nil"/>
              <w:bottom w:val="nil"/>
              <w:right w:val="nil"/>
            </w:tcBorders>
            <w:shd w:val="clear" w:color="auto" w:fill="auto"/>
            <w:vAlign w:val="center"/>
          </w:tcPr>
          <w:p w14:paraId="4DE85B5B"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1.35</w:t>
            </w:r>
          </w:p>
        </w:tc>
        <w:tc>
          <w:tcPr>
            <w:tcW w:w="1276" w:type="dxa"/>
            <w:tcBorders>
              <w:top w:val="nil"/>
              <w:left w:val="nil"/>
              <w:bottom w:val="nil"/>
              <w:right w:val="nil"/>
            </w:tcBorders>
            <w:shd w:val="clear" w:color="auto" w:fill="auto"/>
            <w:vAlign w:val="center"/>
          </w:tcPr>
          <w:p w14:paraId="66058FB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0.88</w:t>
            </w:r>
          </w:p>
        </w:tc>
        <w:tc>
          <w:tcPr>
            <w:tcW w:w="1559" w:type="dxa"/>
            <w:tcBorders>
              <w:top w:val="nil"/>
              <w:left w:val="nil"/>
              <w:bottom w:val="nil"/>
              <w:right w:val="nil"/>
            </w:tcBorders>
            <w:shd w:val="clear" w:color="auto" w:fill="auto"/>
            <w:vAlign w:val="center"/>
          </w:tcPr>
          <w:p w14:paraId="7E6761A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0.88</w:t>
            </w:r>
          </w:p>
        </w:tc>
        <w:tc>
          <w:tcPr>
            <w:tcW w:w="1276" w:type="dxa"/>
            <w:tcBorders>
              <w:top w:val="nil"/>
              <w:left w:val="nil"/>
              <w:bottom w:val="nil"/>
              <w:right w:val="nil"/>
            </w:tcBorders>
            <w:shd w:val="clear" w:color="auto" w:fill="auto"/>
            <w:vAlign w:val="center"/>
          </w:tcPr>
          <w:p w14:paraId="5F194AE2"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0.83</w:t>
            </w:r>
          </w:p>
        </w:tc>
        <w:tc>
          <w:tcPr>
            <w:tcW w:w="1319" w:type="dxa"/>
            <w:tcBorders>
              <w:top w:val="nil"/>
              <w:left w:val="nil"/>
              <w:bottom w:val="nil"/>
              <w:right w:val="nil"/>
            </w:tcBorders>
            <w:shd w:val="clear" w:color="auto" w:fill="auto"/>
            <w:vAlign w:val="center"/>
          </w:tcPr>
          <w:p w14:paraId="685AA16E"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0.81</w:t>
            </w:r>
          </w:p>
        </w:tc>
      </w:tr>
      <w:tr w:rsidR="0060263C" w:rsidRPr="0060263C" w14:paraId="7322A338" w14:textId="77777777" w:rsidTr="009D2278">
        <w:trPr>
          <w:trHeight w:val="304"/>
        </w:trPr>
        <w:tc>
          <w:tcPr>
            <w:tcW w:w="3261" w:type="dxa"/>
            <w:gridSpan w:val="2"/>
            <w:tcBorders>
              <w:top w:val="nil"/>
              <w:left w:val="nil"/>
              <w:bottom w:val="nil"/>
              <w:right w:val="nil"/>
            </w:tcBorders>
            <w:shd w:val="clear" w:color="auto" w:fill="auto"/>
          </w:tcPr>
          <w:p w14:paraId="4BEEB52A"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McManus (1985) (ICM2pat)</w:t>
            </w:r>
          </w:p>
        </w:tc>
        <w:tc>
          <w:tcPr>
            <w:tcW w:w="1417" w:type="dxa"/>
            <w:tcBorders>
              <w:top w:val="nil"/>
              <w:left w:val="nil"/>
              <w:bottom w:val="nil"/>
              <w:right w:val="nil"/>
            </w:tcBorders>
            <w:vAlign w:val="center"/>
          </w:tcPr>
          <w:p w14:paraId="1FA8D9A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0.01</w:t>
            </w:r>
          </w:p>
        </w:tc>
        <w:tc>
          <w:tcPr>
            <w:tcW w:w="1276" w:type="dxa"/>
            <w:tcBorders>
              <w:top w:val="nil"/>
              <w:left w:val="nil"/>
              <w:bottom w:val="nil"/>
              <w:right w:val="nil"/>
            </w:tcBorders>
            <w:shd w:val="clear" w:color="auto" w:fill="auto"/>
            <w:vAlign w:val="center"/>
          </w:tcPr>
          <w:p w14:paraId="2BB2F43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3.01</w:t>
            </w:r>
          </w:p>
        </w:tc>
        <w:tc>
          <w:tcPr>
            <w:tcW w:w="1417" w:type="dxa"/>
            <w:tcBorders>
              <w:top w:val="nil"/>
              <w:left w:val="nil"/>
              <w:bottom w:val="nil"/>
              <w:right w:val="nil"/>
            </w:tcBorders>
            <w:shd w:val="clear" w:color="auto" w:fill="auto"/>
            <w:vAlign w:val="center"/>
          </w:tcPr>
          <w:p w14:paraId="0B5001A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3.03</w:t>
            </w:r>
          </w:p>
        </w:tc>
        <w:tc>
          <w:tcPr>
            <w:tcW w:w="1276" w:type="dxa"/>
            <w:tcBorders>
              <w:top w:val="nil"/>
              <w:left w:val="nil"/>
              <w:bottom w:val="nil"/>
              <w:right w:val="nil"/>
            </w:tcBorders>
            <w:shd w:val="clear" w:color="auto" w:fill="auto"/>
            <w:vAlign w:val="center"/>
          </w:tcPr>
          <w:p w14:paraId="175C406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0.01</w:t>
            </w:r>
          </w:p>
        </w:tc>
        <w:tc>
          <w:tcPr>
            <w:tcW w:w="1559" w:type="dxa"/>
            <w:tcBorders>
              <w:top w:val="nil"/>
              <w:left w:val="nil"/>
              <w:bottom w:val="nil"/>
              <w:right w:val="nil"/>
            </w:tcBorders>
            <w:shd w:val="clear" w:color="auto" w:fill="auto"/>
            <w:vAlign w:val="center"/>
          </w:tcPr>
          <w:p w14:paraId="492090DB"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0.01</w:t>
            </w:r>
          </w:p>
        </w:tc>
        <w:tc>
          <w:tcPr>
            <w:tcW w:w="1276" w:type="dxa"/>
            <w:tcBorders>
              <w:top w:val="nil"/>
              <w:left w:val="nil"/>
              <w:bottom w:val="nil"/>
              <w:right w:val="nil"/>
            </w:tcBorders>
            <w:shd w:val="clear" w:color="auto" w:fill="auto"/>
            <w:vAlign w:val="center"/>
          </w:tcPr>
          <w:p w14:paraId="0161F3AF"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0.01</w:t>
            </w:r>
          </w:p>
        </w:tc>
        <w:tc>
          <w:tcPr>
            <w:tcW w:w="1319" w:type="dxa"/>
            <w:tcBorders>
              <w:top w:val="nil"/>
              <w:left w:val="nil"/>
              <w:bottom w:val="nil"/>
              <w:right w:val="nil"/>
            </w:tcBorders>
            <w:shd w:val="clear" w:color="auto" w:fill="auto"/>
            <w:vAlign w:val="center"/>
          </w:tcPr>
          <w:p w14:paraId="25CE370D"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0.01</w:t>
            </w:r>
          </w:p>
        </w:tc>
      </w:tr>
      <w:tr w:rsidR="0060263C" w:rsidRPr="0060263C" w14:paraId="38A830C4" w14:textId="77777777" w:rsidTr="009D2278">
        <w:trPr>
          <w:trHeight w:val="304"/>
        </w:trPr>
        <w:tc>
          <w:tcPr>
            <w:tcW w:w="3261" w:type="dxa"/>
            <w:gridSpan w:val="2"/>
            <w:tcBorders>
              <w:top w:val="nil"/>
              <w:left w:val="nil"/>
              <w:bottom w:val="nil"/>
              <w:right w:val="nil"/>
            </w:tcBorders>
            <w:shd w:val="clear" w:color="auto" w:fill="auto"/>
          </w:tcPr>
          <w:p w14:paraId="12DC9B36"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Leiber &amp; Axelrod (1981)</w:t>
            </w:r>
          </w:p>
        </w:tc>
        <w:tc>
          <w:tcPr>
            <w:tcW w:w="1417" w:type="dxa"/>
            <w:tcBorders>
              <w:top w:val="nil"/>
              <w:left w:val="nil"/>
              <w:bottom w:val="nil"/>
              <w:right w:val="nil"/>
            </w:tcBorders>
            <w:vAlign w:val="center"/>
          </w:tcPr>
          <w:p w14:paraId="343B2C3A"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1.75</w:t>
            </w:r>
          </w:p>
        </w:tc>
        <w:tc>
          <w:tcPr>
            <w:tcW w:w="1276" w:type="dxa"/>
            <w:tcBorders>
              <w:top w:val="nil"/>
              <w:left w:val="nil"/>
              <w:bottom w:val="nil"/>
              <w:right w:val="nil"/>
            </w:tcBorders>
            <w:shd w:val="clear" w:color="auto" w:fill="auto"/>
            <w:vAlign w:val="center"/>
          </w:tcPr>
          <w:p w14:paraId="5D1C7D1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4.42</w:t>
            </w:r>
          </w:p>
        </w:tc>
        <w:tc>
          <w:tcPr>
            <w:tcW w:w="1417" w:type="dxa"/>
            <w:tcBorders>
              <w:top w:val="nil"/>
              <w:left w:val="nil"/>
              <w:bottom w:val="nil"/>
              <w:right w:val="nil"/>
            </w:tcBorders>
            <w:shd w:val="clear" w:color="auto" w:fill="auto"/>
            <w:vAlign w:val="center"/>
          </w:tcPr>
          <w:p w14:paraId="28F7DB43"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4.54</w:t>
            </w:r>
          </w:p>
        </w:tc>
        <w:tc>
          <w:tcPr>
            <w:tcW w:w="1276" w:type="dxa"/>
            <w:tcBorders>
              <w:top w:val="nil"/>
              <w:left w:val="nil"/>
              <w:bottom w:val="nil"/>
              <w:right w:val="nil"/>
            </w:tcBorders>
            <w:shd w:val="clear" w:color="auto" w:fill="auto"/>
            <w:vAlign w:val="center"/>
          </w:tcPr>
          <w:p w14:paraId="47A34F23"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1.8</w:t>
            </w:r>
          </w:p>
        </w:tc>
        <w:tc>
          <w:tcPr>
            <w:tcW w:w="1559" w:type="dxa"/>
            <w:tcBorders>
              <w:top w:val="nil"/>
              <w:left w:val="nil"/>
              <w:bottom w:val="nil"/>
              <w:right w:val="nil"/>
            </w:tcBorders>
            <w:shd w:val="clear" w:color="auto" w:fill="auto"/>
            <w:vAlign w:val="center"/>
          </w:tcPr>
          <w:p w14:paraId="5F1FDB96"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1.75</w:t>
            </w:r>
          </w:p>
        </w:tc>
        <w:tc>
          <w:tcPr>
            <w:tcW w:w="1276" w:type="dxa"/>
            <w:tcBorders>
              <w:top w:val="nil"/>
              <w:left w:val="nil"/>
              <w:bottom w:val="nil"/>
              <w:right w:val="nil"/>
            </w:tcBorders>
            <w:shd w:val="clear" w:color="auto" w:fill="auto"/>
            <w:vAlign w:val="center"/>
          </w:tcPr>
          <w:p w14:paraId="6437FC95"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2.68</w:t>
            </w:r>
          </w:p>
        </w:tc>
        <w:tc>
          <w:tcPr>
            <w:tcW w:w="1319" w:type="dxa"/>
            <w:tcBorders>
              <w:top w:val="nil"/>
              <w:left w:val="nil"/>
              <w:bottom w:val="nil"/>
              <w:right w:val="nil"/>
            </w:tcBorders>
            <w:shd w:val="clear" w:color="auto" w:fill="auto"/>
            <w:vAlign w:val="center"/>
          </w:tcPr>
          <w:p w14:paraId="52E1B9F8"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2.69</w:t>
            </w:r>
          </w:p>
        </w:tc>
      </w:tr>
      <w:tr w:rsidR="0060263C" w:rsidRPr="0060263C" w14:paraId="51FF108F" w14:textId="77777777" w:rsidTr="009D2278">
        <w:trPr>
          <w:trHeight w:val="304"/>
        </w:trPr>
        <w:tc>
          <w:tcPr>
            <w:tcW w:w="2722" w:type="dxa"/>
            <w:tcBorders>
              <w:top w:val="nil"/>
              <w:left w:val="nil"/>
              <w:bottom w:val="single" w:sz="4" w:space="0" w:color="000000"/>
              <w:right w:val="nil"/>
            </w:tcBorders>
            <w:shd w:val="clear" w:color="auto" w:fill="auto"/>
          </w:tcPr>
          <w:p w14:paraId="2763A898" w14:textId="77777777" w:rsidR="0060263C" w:rsidRPr="0060263C" w:rsidRDefault="0060263C" w:rsidP="00CB28FA">
            <w:pPr>
              <w:spacing w:before="0" w:line="240" w:lineRule="auto"/>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Overall</w:t>
            </w:r>
          </w:p>
        </w:tc>
        <w:tc>
          <w:tcPr>
            <w:tcW w:w="1956" w:type="dxa"/>
            <w:gridSpan w:val="2"/>
            <w:tcBorders>
              <w:top w:val="nil"/>
              <w:left w:val="nil"/>
              <w:bottom w:val="single" w:sz="4" w:space="0" w:color="000000"/>
              <w:right w:val="nil"/>
            </w:tcBorders>
            <w:vAlign w:val="center"/>
          </w:tcPr>
          <w:p w14:paraId="35479D72" w14:textId="01CFF903" w:rsidR="0060263C" w:rsidRPr="00AD7805" w:rsidRDefault="00AD7805" w:rsidP="00AD7805">
            <w:pPr>
              <w:spacing w:before="0" w:line="240" w:lineRule="auto"/>
              <w:rPr>
                <w:rFonts w:asciiTheme="majorBidi" w:hAnsiTheme="majorBidi"/>
                <w:color w:val="000000"/>
                <w:kern w:val="0"/>
                <w:sz w:val="18"/>
                <w:szCs w:val="18"/>
                <w:rtl/>
                <w:lang w:val="en-US"/>
                <w14:ligatures w14:val="none"/>
              </w:rPr>
            </w:pPr>
            <w:r>
              <w:rPr>
                <w:rFonts w:asciiTheme="majorBidi" w:hAnsiTheme="majorBidi"/>
                <w:color w:val="000000"/>
                <w:kern w:val="0"/>
                <w:sz w:val="18"/>
                <w:szCs w:val="18"/>
                <w:lang w:val="en-US"/>
                <w14:ligatures w14:val="none"/>
              </w:rPr>
              <w:t xml:space="preserve">                </w:t>
            </w:r>
            <w:r w:rsidR="00CB28FA" w:rsidRPr="0060263C">
              <w:rPr>
                <w:rFonts w:asciiTheme="majorBidi" w:hAnsiTheme="majorBidi"/>
                <w:color w:val="000000"/>
                <w:kern w:val="0"/>
                <w:sz w:val="18"/>
                <w:szCs w:val="18"/>
                <w14:ligatures w14:val="none"/>
              </w:rPr>
              <w:t>44.43</w:t>
            </w:r>
            <w:r>
              <w:rPr>
                <w:rFonts w:asciiTheme="majorBidi" w:hAnsiTheme="majorBidi"/>
                <w:color w:val="000000"/>
                <w:kern w:val="0"/>
                <w:sz w:val="18"/>
                <w:szCs w:val="18"/>
                <w:lang w:val="en-US"/>
                <w14:ligatures w14:val="none"/>
              </w:rPr>
              <w:t xml:space="preserve"> </w:t>
            </w:r>
          </w:p>
        </w:tc>
        <w:tc>
          <w:tcPr>
            <w:tcW w:w="1276" w:type="dxa"/>
            <w:tcBorders>
              <w:top w:val="nil"/>
              <w:left w:val="nil"/>
              <w:bottom w:val="single" w:sz="4" w:space="0" w:color="000000"/>
              <w:right w:val="nil"/>
            </w:tcBorders>
            <w:shd w:val="clear" w:color="auto" w:fill="auto"/>
            <w:vAlign w:val="center"/>
          </w:tcPr>
          <w:p w14:paraId="176FEA2B"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556.73*</w:t>
            </w:r>
          </w:p>
        </w:tc>
        <w:tc>
          <w:tcPr>
            <w:tcW w:w="1417" w:type="dxa"/>
            <w:tcBorders>
              <w:top w:val="nil"/>
              <w:left w:val="nil"/>
              <w:bottom w:val="single" w:sz="4" w:space="0" w:color="000000"/>
              <w:right w:val="nil"/>
            </w:tcBorders>
            <w:shd w:val="clear" w:color="auto" w:fill="auto"/>
            <w:vAlign w:val="center"/>
          </w:tcPr>
          <w:p w14:paraId="3B773F99"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556.03*</w:t>
            </w:r>
          </w:p>
        </w:tc>
        <w:tc>
          <w:tcPr>
            <w:tcW w:w="1276" w:type="dxa"/>
            <w:tcBorders>
              <w:top w:val="nil"/>
              <w:left w:val="nil"/>
              <w:bottom w:val="single" w:sz="4" w:space="0" w:color="000000"/>
              <w:right w:val="nil"/>
            </w:tcBorders>
            <w:shd w:val="clear" w:color="auto" w:fill="auto"/>
            <w:vAlign w:val="center"/>
          </w:tcPr>
          <w:p w14:paraId="68CFB176"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43.6</w:t>
            </w:r>
          </w:p>
        </w:tc>
        <w:tc>
          <w:tcPr>
            <w:tcW w:w="1559" w:type="dxa"/>
            <w:tcBorders>
              <w:top w:val="nil"/>
              <w:left w:val="nil"/>
              <w:bottom w:val="single" w:sz="4" w:space="0" w:color="000000"/>
              <w:right w:val="nil"/>
            </w:tcBorders>
            <w:shd w:val="clear" w:color="auto" w:fill="auto"/>
            <w:vAlign w:val="center"/>
          </w:tcPr>
          <w:p w14:paraId="02D7F6C1"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44.4</w:t>
            </w:r>
          </w:p>
        </w:tc>
        <w:tc>
          <w:tcPr>
            <w:tcW w:w="1276" w:type="dxa"/>
            <w:tcBorders>
              <w:top w:val="nil"/>
              <w:left w:val="nil"/>
              <w:bottom w:val="single" w:sz="4" w:space="0" w:color="000000"/>
              <w:right w:val="nil"/>
            </w:tcBorders>
            <w:shd w:val="clear" w:color="auto" w:fill="auto"/>
            <w:vAlign w:val="center"/>
          </w:tcPr>
          <w:p w14:paraId="3221F965"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36.3</w:t>
            </w:r>
          </w:p>
        </w:tc>
        <w:tc>
          <w:tcPr>
            <w:tcW w:w="1319" w:type="dxa"/>
            <w:tcBorders>
              <w:top w:val="nil"/>
              <w:left w:val="nil"/>
              <w:bottom w:val="single" w:sz="4" w:space="0" w:color="000000"/>
              <w:right w:val="nil"/>
            </w:tcBorders>
            <w:shd w:val="clear" w:color="auto" w:fill="auto"/>
            <w:vAlign w:val="center"/>
          </w:tcPr>
          <w:p w14:paraId="5C6962C5" w14:textId="77777777" w:rsidR="0060263C" w:rsidRPr="0060263C" w:rsidRDefault="0060263C" w:rsidP="00CB28FA">
            <w:pPr>
              <w:spacing w:before="0" w:line="240" w:lineRule="auto"/>
              <w:jc w:val="center"/>
              <w:rPr>
                <w:rFonts w:asciiTheme="majorBidi" w:hAnsiTheme="majorBidi"/>
                <w:color w:val="000000"/>
                <w:kern w:val="0"/>
                <w:sz w:val="18"/>
                <w:szCs w:val="18"/>
                <w14:ligatures w14:val="none"/>
              </w:rPr>
            </w:pPr>
            <w:r w:rsidRPr="0060263C">
              <w:rPr>
                <w:rFonts w:asciiTheme="majorBidi" w:hAnsiTheme="majorBidi"/>
                <w:color w:val="000000"/>
                <w:kern w:val="0"/>
                <w:sz w:val="18"/>
                <w:szCs w:val="18"/>
                <w14:ligatures w14:val="none"/>
              </w:rPr>
              <w:t>37.5</w:t>
            </w:r>
          </w:p>
        </w:tc>
      </w:tr>
      <w:tr w:rsidR="0060263C" w:rsidRPr="0060263C" w14:paraId="2CBDF7BF" w14:textId="77777777" w:rsidTr="00CB28FA">
        <w:trPr>
          <w:trHeight w:val="304"/>
        </w:trPr>
        <w:tc>
          <w:tcPr>
            <w:tcW w:w="12801" w:type="dxa"/>
            <w:gridSpan w:val="9"/>
            <w:tcBorders>
              <w:top w:val="nil"/>
              <w:left w:val="nil"/>
              <w:bottom w:val="nil"/>
              <w:right w:val="nil"/>
            </w:tcBorders>
            <w:shd w:val="clear" w:color="auto" w:fill="auto"/>
          </w:tcPr>
          <w:p w14:paraId="412B147E" w14:textId="77777777" w:rsidR="0060263C" w:rsidRPr="0060263C" w:rsidRDefault="0060263C" w:rsidP="00CB28FA">
            <w:r w:rsidRPr="0060263C">
              <w:rPr>
                <w:vertAlign w:val="superscript"/>
              </w:rPr>
              <w:t>b</w:t>
            </w:r>
            <w:r w:rsidRPr="0060263C">
              <w:t xml:space="preserve"> These data are taken from McManus (1985).</w:t>
            </w:r>
          </w:p>
        </w:tc>
      </w:tr>
      <w:tr w:rsidR="0060263C" w:rsidRPr="0060263C" w14:paraId="48FAB9A0" w14:textId="77777777" w:rsidTr="00CB28FA">
        <w:trPr>
          <w:trHeight w:val="304"/>
        </w:trPr>
        <w:tc>
          <w:tcPr>
            <w:tcW w:w="12801" w:type="dxa"/>
            <w:gridSpan w:val="9"/>
            <w:tcBorders>
              <w:top w:val="nil"/>
              <w:left w:val="nil"/>
              <w:bottom w:val="nil"/>
              <w:right w:val="nil"/>
            </w:tcBorders>
            <w:shd w:val="clear" w:color="auto" w:fill="auto"/>
          </w:tcPr>
          <w:p w14:paraId="0ED6294A" w14:textId="78445101" w:rsidR="0060263C" w:rsidRPr="0060263C" w:rsidRDefault="0060263C" w:rsidP="00EE5D67">
            <w:r w:rsidRPr="0060263C">
              <w:t>* A significant difference between model and data at p=0.05.</w:t>
            </w:r>
          </w:p>
        </w:tc>
      </w:tr>
    </w:tbl>
    <w:p w14:paraId="33779DC3" w14:textId="77777777" w:rsidR="0060263C" w:rsidRPr="0060263C" w:rsidRDefault="0060263C" w:rsidP="0060263C">
      <w:pPr>
        <w:rPr>
          <w:lang w:val="en-US"/>
        </w:rPr>
      </w:pPr>
    </w:p>
    <w:p w14:paraId="2F596CC4" w14:textId="77777777" w:rsidR="00FF49A6" w:rsidRPr="00A04B81" w:rsidRDefault="00FF49A6" w:rsidP="00FF49A6">
      <w:pPr>
        <w:rPr>
          <w:rFonts w:ascii="Calibri" w:hAnsi="Calibri" w:cs="Calibri"/>
        </w:rPr>
      </w:pPr>
    </w:p>
    <w:p w14:paraId="0108C809" w14:textId="77777777" w:rsidR="00334F34" w:rsidRPr="00334F34" w:rsidRDefault="00334F34" w:rsidP="00CB5F62">
      <w:pPr>
        <w:rPr>
          <w:lang w:val="en-US"/>
        </w:rPr>
      </w:pPr>
      <w:bookmarkStart w:id="118" w:name="bookmark=id.46r0co2" w:colFirst="0" w:colLast="0"/>
      <w:bookmarkEnd w:id="118"/>
    </w:p>
    <w:sectPr w:rsidR="00334F34" w:rsidRPr="00334F34">
      <w:footerReference w:type="even" r:id="rId20"/>
      <w:footerReference w:type="default" r:id="rId2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7" w:author="Nadav Ben Nun" w:date="2024-09-12T13:34:00Z" w:initials="NB">
    <w:p w14:paraId="69710730" w14:textId="77777777" w:rsidR="00192F32" w:rsidRDefault="00192F32" w:rsidP="00192F32">
      <w:pPr>
        <w:pStyle w:val="CommentText"/>
      </w:pPr>
      <w:r>
        <w:rPr>
          <w:rStyle w:val="CommentReference"/>
        </w:rPr>
        <w:annotationRef/>
      </w:r>
      <w:r>
        <w:t>Is this a general thing? Or just in this specific (important) case</w:t>
      </w:r>
    </w:p>
  </w:comment>
  <w:comment w:id="78" w:author="Yoav Ram" w:date="2024-09-23T14:45:00Z" w:initials="YR">
    <w:p w14:paraId="302DB346" w14:textId="77777777" w:rsidR="00192F32" w:rsidRDefault="00192F32" w:rsidP="00192F32">
      <w:pPr>
        <w:jc w:val="left"/>
      </w:pPr>
      <w:r>
        <w:rPr>
          <w:rStyle w:val="CommentReference"/>
        </w:rPr>
        <w:annotationRef/>
      </w:r>
      <w:r>
        <w:rPr>
          <w:color w:val="000000"/>
          <w:sz w:val="20"/>
          <w:szCs w:val="20"/>
        </w:rPr>
        <w:t xml:space="preserve">yes its unclear if this is for </w:t>
      </w:r>
      <w:r>
        <w:rPr>
          <w:i/>
          <w:iCs/>
          <w:color w:val="000000"/>
          <w:sz w:val="20"/>
          <w:szCs w:val="20"/>
        </w:rPr>
        <w:t>ρ=0.277</w:t>
      </w:r>
      <w:r>
        <w:rPr>
          <w:color w:val="000000"/>
          <w:sz w:val="20"/>
          <w:szCs w:val="20"/>
        </w:rPr>
        <w:t xml:space="preserve">, </w:t>
      </w:r>
      <w:r>
        <w:rPr>
          <w:i/>
          <w:iCs/>
          <w:color w:val="000000"/>
          <w:sz w:val="20"/>
          <w:szCs w:val="20"/>
        </w:rPr>
        <w:t>α=0.138</w:t>
      </w:r>
      <w:r>
        <w:rPr>
          <w:color w:val="000000"/>
          <w:sz w:val="20"/>
          <w:szCs w:val="20"/>
        </w:rPr>
        <w:t>, or a general statement.</w:t>
      </w:r>
    </w:p>
  </w:comment>
  <w:comment w:id="100" w:author="Yoav Ram" w:date="2024-09-23T15:30:00Z" w:initials="YR">
    <w:p w14:paraId="733BA3EE" w14:textId="77777777" w:rsidR="00DE6517" w:rsidRDefault="00DE6517" w:rsidP="00DE6517">
      <w:pPr>
        <w:jc w:val="left"/>
      </w:pPr>
      <w:r>
        <w:rPr>
          <w:rStyle w:val="CommentReference"/>
        </w:rPr>
        <w:annotationRef/>
      </w:r>
      <w:r>
        <w:rPr>
          <w:rFonts w:ascii="Times New Roman" w:eastAsia="Times New Roman" w:hAnsi="Times New Roman" w:cs="Times New Roman"/>
          <w:color w:val="000000"/>
          <w:kern w:val="0"/>
          <w:sz w:val="20"/>
          <w:szCs w:val="20"/>
          <w14:ligatures w14:val="none"/>
        </w:rPr>
        <w:t>is this correct?</w:t>
      </w:r>
    </w:p>
  </w:comment>
  <w:comment w:id="110" w:author="Nadav Ben Nun" w:date="2024-09-12T13:38:00Z" w:initials="NB">
    <w:p w14:paraId="6243749F" w14:textId="286C3CB4" w:rsidR="00192F32" w:rsidRDefault="00192F32" w:rsidP="00192F32">
      <w:pPr>
        <w:pStyle w:val="CommentText"/>
      </w:pPr>
      <w:r>
        <w:rPr>
          <w:rStyle w:val="CommentReference"/>
        </w:rPr>
        <w:annotationRef/>
      </w:r>
      <w:r>
        <w:t>The process behind panel A is a bit unclear</w:t>
      </w:r>
    </w:p>
  </w:comment>
  <w:comment w:id="111" w:author="Yoav Ram" w:date="2024-09-23T14:46:00Z" w:initials="YR">
    <w:p w14:paraId="50DDEF92" w14:textId="77777777" w:rsidR="00192F32" w:rsidRDefault="00192F32" w:rsidP="00192F32">
      <w:pPr>
        <w:jc w:val="left"/>
      </w:pPr>
      <w:r>
        <w:rPr>
          <w:rStyle w:val="CommentReference"/>
        </w:rPr>
        <w:annotationRef/>
      </w:r>
      <w:r>
        <w:rPr>
          <w:color w:val="000000"/>
          <w:sz w:val="20"/>
          <w:szCs w:val="20"/>
        </w:rPr>
        <w:t>yes and the text is unclear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9710730" w15:done="0"/>
  <w15:commentEx w15:paraId="302DB346" w15:paraIdParent="69710730" w15:done="0"/>
  <w15:commentEx w15:paraId="733BA3EE" w15:done="0"/>
  <w15:commentEx w15:paraId="6243749F" w15:done="0"/>
  <w15:commentEx w15:paraId="50DDEF92" w15:paraIdParent="624374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31C50F" w16cex:dateUtc="2024-09-12T10:34:00Z"/>
  <w16cex:commentExtensible w16cex:durableId="5A5EB764" w16cex:dateUtc="2024-09-23T11:45:00Z"/>
  <w16cex:commentExtensible w16cex:durableId="7EF1BA9B" w16cex:dateUtc="2024-09-23T12:30:00Z"/>
  <w16cex:commentExtensible w16cex:durableId="558B4A85" w16cex:dateUtc="2024-09-12T10:38:00Z"/>
  <w16cex:commentExtensible w16cex:durableId="27EE0003" w16cex:dateUtc="2024-09-23T1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9710730" w16cid:durableId="3C31C50F"/>
  <w16cid:commentId w16cid:paraId="302DB346" w16cid:durableId="5A5EB764"/>
  <w16cid:commentId w16cid:paraId="733BA3EE" w16cid:durableId="7EF1BA9B"/>
  <w16cid:commentId w16cid:paraId="6243749F" w16cid:durableId="558B4A85"/>
  <w16cid:commentId w16cid:paraId="50DDEF92" w16cid:durableId="27EE00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EE1ACC" w14:textId="77777777" w:rsidR="00E257E9" w:rsidRDefault="00E257E9" w:rsidP="00CB5F62">
      <w:r>
        <w:separator/>
      </w:r>
    </w:p>
  </w:endnote>
  <w:endnote w:type="continuationSeparator" w:id="0">
    <w:p w14:paraId="61E75F88" w14:textId="77777777" w:rsidR="00E257E9" w:rsidRDefault="00E257E9" w:rsidP="00CB5F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48601462"/>
      <w:docPartObj>
        <w:docPartGallery w:val="Page Numbers (Bottom of Page)"/>
        <w:docPartUnique/>
      </w:docPartObj>
    </w:sdtPr>
    <w:sdtContent>
      <w:p w14:paraId="3CAA57ED" w14:textId="741FDCA9" w:rsidR="006707AF" w:rsidRDefault="006707AF" w:rsidP="00CB5F62">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8AE61B" w14:textId="77777777" w:rsidR="006707AF" w:rsidRDefault="006707AF" w:rsidP="00CB5F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90828086"/>
      <w:docPartObj>
        <w:docPartGallery w:val="Page Numbers (Bottom of Page)"/>
        <w:docPartUnique/>
      </w:docPartObj>
    </w:sdtPr>
    <w:sdtContent>
      <w:p w14:paraId="49052BC1" w14:textId="44F6E6B6" w:rsidR="006707AF" w:rsidRDefault="006707AF" w:rsidP="00CB5F6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B7DF7B" w14:textId="77777777" w:rsidR="006707AF" w:rsidRDefault="006707AF" w:rsidP="00CB5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73D49" w14:textId="77777777" w:rsidR="00E257E9" w:rsidRDefault="00E257E9" w:rsidP="00CB5F62">
      <w:r>
        <w:separator/>
      </w:r>
    </w:p>
  </w:footnote>
  <w:footnote w:type="continuationSeparator" w:id="0">
    <w:p w14:paraId="28FEF8EA" w14:textId="77777777" w:rsidR="00E257E9" w:rsidRDefault="00E257E9" w:rsidP="00CB5F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94736"/>
    <w:multiLevelType w:val="hybridMultilevel"/>
    <w:tmpl w:val="D69CA202"/>
    <w:lvl w:ilvl="0" w:tplc="8F3C7382">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94791"/>
    <w:multiLevelType w:val="hybridMultilevel"/>
    <w:tmpl w:val="23BE9ACE"/>
    <w:lvl w:ilvl="0" w:tplc="E042CB0C">
      <w:start w:val="4"/>
      <w:numFmt w:val="bullet"/>
      <w:lvlText w:val="-"/>
      <w:lvlJc w:val="left"/>
      <w:pPr>
        <w:ind w:left="720" w:hanging="360"/>
      </w:pPr>
      <w:rPr>
        <w:rFonts w:ascii="Calibri" w:eastAsia="Times New Roman" w:hAnsi="Calibri" w:cs="Calibri" w:hint="default"/>
        <w:b/>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718F"/>
    <w:multiLevelType w:val="hybridMultilevel"/>
    <w:tmpl w:val="B768AECC"/>
    <w:lvl w:ilvl="0" w:tplc="AF40A4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94075"/>
    <w:multiLevelType w:val="hybridMultilevel"/>
    <w:tmpl w:val="F39406D8"/>
    <w:lvl w:ilvl="0" w:tplc="F290013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34226"/>
    <w:multiLevelType w:val="hybridMultilevel"/>
    <w:tmpl w:val="A6A24670"/>
    <w:lvl w:ilvl="0" w:tplc="3BE05E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0D40F2"/>
    <w:multiLevelType w:val="hybridMultilevel"/>
    <w:tmpl w:val="9AA2BEA2"/>
    <w:lvl w:ilvl="0" w:tplc="D242A950">
      <w:start w:val="1"/>
      <w:numFmt w:val="lowerLetter"/>
      <w:lvlText w:val="(%1)"/>
      <w:lvlJc w:val="left"/>
      <w:pPr>
        <w:ind w:left="720" w:hanging="360"/>
      </w:pPr>
      <w:rPr>
        <w:rFonts w:ascii="Calibri" w:hAnsi="Calibri" w:cs="Calibri" w:hint="default"/>
        <w:color w:val="auto"/>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51546"/>
    <w:multiLevelType w:val="hybridMultilevel"/>
    <w:tmpl w:val="8EEEEC72"/>
    <w:lvl w:ilvl="0" w:tplc="6AB8729E">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E5EA4"/>
    <w:multiLevelType w:val="hybridMultilevel"/>
    <w:tmpl w:val="BA3E6122"/>
    <w:lvl w:ilvl="0" w:tplc="57E8D276">
      <w:start w:val="1"/>
      <w:numFmt w:val="bullet"/>
      <w:lvlText w:val="-"/>
      <w:lvlJc w:val="left"/>
      <w:pPr>
        <w:ind w:left="720" w:hanging="360"/>
      </w:pPr>
      <w:rPr>
        <w:rFonts w:ascii="Calibri" w:eastAsia="Times New Roman" w:hAnsi="Calibri" w:cs="Calibri"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8C63CC"/>
    <w:multiLevelType w:val="hybridMultilevel"/>
    <w:tmpl w:val="96164DA4"/>
    <w:lvl w:ilvl="0" w:tplc="7B04D1A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D23ED4"/>
    <w:multiLevelType w:val="hybridMultilevel"/>
    <w:tmpl w:val="02386B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FD1A47"/>
    <w:multiLevelType w:val="hybridMultilevel"/>
    <w:tmpl w:val="169CC388"/>
    <w:lvl w:ilvl="0" w:tplc="78D85E90">
      <w:start w:val="1"/>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4E77C1"/>
    <w:multiLevelType w:val="hybridMultilevel"/>
    <w:tmpl w:val="EDDCB05E"/>
    <w:lvl w:ilvl="0" w:tplc="9662C4D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BA5BD2"/>
    <w:multiLevelType w:val="hybridMultilevel"/>
    <w:tmpl w:val="505C56CC"/>
    <w:lvl w:ilvl="0" w:tplc="D09EBB12">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49477B"/>
    <w:multiLevelType w:val="hybridMultilevel"/>
    <w:tmpl w:val="50648D02"/>
    <w:lvl w:ilvl="0" w:tplc="87124C80">
      <w:start w:val="1"/>
      <w:numFmt w:val="lowerRoman"/>
      <w:lvlText w:val="(%1)"/>
      <w:lvlJc w:val="left"/>
      <w:pPr>
        <w:ind w:left="1146"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F21E25"/>
    <w:multiLevelType w:val="hybridMultilevel"/>
    <w:tmpl w:val="1C508E86"/>
    <w:lvl w:ilvl="0" w:tplc="52B081EE">
      <w:start w:val="1"/>
      <w:numFmt w:val="lowerRoman"/>
      <w:lvlText w:val="(%1)"/>
      <w:lvlJc w:val="left"/>
      <w:pPr>
        <w:ind w:left="1080" w:hanging="72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0F56D3"/>
    <w:multiLevelType w:val="hybridMultilevel"/>
    <w:tmpl w:val="6D08353C"/>
    <w:lvl w:ilvl="0" w:tplc="734243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FD5EF2"/>
    <w:multiLevelType w:val="hybridMultilevel"/>
    <w:tmpl w:val="FE7A128C"/>
    <w:lvl w:ilvl="0" w:tplc="73DADC04">
      <w:start w:val="1"/>
      <w:numFmt w:val="lowerLetter"/>
      <w:lvlText w:val="(%1)"/>
      <w:lvlJc w:val="left"/>
      <w:pPr>
        <w:ind w:left="720" w:hanging="360"/>
      </w:pPr>
      <w:rPr>
        <w:rFonts w:cs="Times New Roman" w:hint="default"/>
        <w:color w:val="0E2841" w:themeColor="text2"/>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1802A0"/>
    <w:multiLevelType w:val="hybridMultilevel"/>
    <w:tmpl w:val="311C7C3C"/>
    <w:lvl w:ilvl="0" w:tplc="EFC643A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C0321"/>
    <w:multiLevelType w:val="hybridMultilevel"/>
    <w:tmpl w:val="D6229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A37A9F"/>
    <w:multiLevelType w:val="hybridMultilevel"/>
    <w:tmpl w:val="72F8FB3C"/>
    <w:lvl w:ilvl="0" w:tplc="3C448C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9C3A62"/>
    <w:multiLevelType w:val="hybridMultilevel"/>
    <w:tmpl w:val="DE002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FE4583"/>
    <w:multiLevelType w:val="hybridMultilevel"/>
    <w:tmpl w:val="85C2C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4F1E52"/>
    <w:multiLevelType w:val="hybridMultilevel"/>
    <w:tmpl w:val="92F2B02E"/>
    <w:lvl w:ilvl="0" w:tplc="BD027E0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75E2D"/>
    <w:multiLevelType w:val="hybridMultilevel"/>
    <w:tmpl w:val="44D4D8A6"/>
    <w:lvl w:ilvl="0" w:tplc="E03AC146">
      <w:start w:val="1"/>
      <w:numFmt w:val="lowerLetter"/>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24" w15:restartNumberingAfterBreak="0">
    <w:nsid w:val="42520F13"/>
    <w:multiLevelType w:val="hybridMultilevel"/>
    <w:tmpl w:val="DD5C8BD0"/>
    <w:lvl w:ilvl="0" w:tplc="785E4858">
      <w:start w:val="1"/>
      <w:numFmt w:val="lowerLetter"/>
      <w:lvlText w:val="(%1)"/>
      <w:lvlJc w:val="left"/>
      <w:pPr>
        <w:ind w:left="720" w:hanging="360"/>
      </w:pPr>
      <w:rPr>
        <w:rFonts w:cs="Times New Roman" w:hint="default"/>
        <w:color w:val="0E2841" w:themeColor="text2"/>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400CC1"/>
    <w:multiLevelType w:val="hybridMultilevel"/>
    <w:tmpl w:val="A84CEFB4"/>
    <w:lvl w:ilvl="0" w:tplc="8AB23A02">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405A7A"/>
    <w:multiLevelType w:val="hybridMultilevel"/>
    <w:tmpl w:val="0E48201A"/>
    <w:lvl w:ilvl="0" w:tplc="5C5EF4CE">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D07981"/>
    <w:multiLevelType w:val="hybridMultilevel"/>
    <w:tmpl w:val="B3FC447A"/>
    <w:lvl w:ilvl="0" w:tplc="46CA385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804D14"/>
    <w:multiLevelType w:val="hybridMultilevel"/>
    <w:tmpl w:val="89668332"/>
    <w:lvl w:ilvl="0" w:tplc="AFACD5BE">
      <w:start w:val="4"/>
      <w:numFmt w:val="bullet"/>
      <w:lvlText w:val=""/>
      <w:lvlJc w:val="left"/>
      <w:pPr>
        <w:ind w:left="720" w:hanging="360"/>
      </w:pPr>
      <w:rPr>
        <w:rFonts w:ascii="Wingdings" w:eastAsia="Times New Roman"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4E19E6"/>
    <w:multiLevelType w:val="hybridMultilevel"/>
    <w:tmpl w:val="480417B2"/>
    <w:lvl w:ilvl="0" w:tplc="AFD4CE64">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3A7A4D"/>
    <w:multiLevelType w:val="hybridMultilevel"/>
    <w:tmpl w:val="CE82D0B8"/>
    <w:lvl w:ilvl="0" w:tplc="50EE3C4E">
      <w:start w:val="4"/>
      <w:numFmt w:val="bullet"/>
      <w:lvlText w:val="-"/>
      <w:lvlJc w:val="left"/>
      <w:pPr>
        <w:ind w:left="1080" w:hanging="360"/>
      </w:pPr>
      <w:rPr>
        <w:rFonts w:ascii="Calibri" w:eastAsia="Times New Roman"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FFA6D9A"/>
    <w:multiLevelType w:val="hybridMultilevel"/>
    <w:tmpl w:val="5DEC796C"/>
    <w:lvl w:ilvl="0" w:tplc="92147B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1AE52AF"/>
    <w:multiLevelType w:val="hybridMultilevel"/>
    <w:tmpl w:val="24706342"/>
    <w:lvl w:ilvl="0" w:tplc="57EC9010">
      <w:start w:val="1"/>
      <w:numFmt w:val="lowerLetter"/>
      <w:lvlText w:val="(%1)"/>
      <w:lvlJc w:val="left"/>
      <w:pPr>
        <w:ind w:left="720" w:hanging="360"/>
      </w:pPr>
      <w:rPr>
        <w:rFonts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A37085"/>
    <w:multiLevelType w:val="multilevel"/>
    <w:tmpl w:val="BA52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E757F1"/>
    <w:multiLevelType w:val="hybridMultilevel"/>
    <w:tmpl w:val="20C6C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9C778F"/>
    <w:multiLevelType w:val="hybridMultilevel"/>
    <w:tmpl w:val="D2128802"/>
    <w:lvl w:ilvl="0" w:tplc="FD66F68A">
      <w:start w:val="1"/>
      <w:numFmt w:val="lowerLetter"/>
      <w:lvlText w:val="(%1)"/>
      <w:lvlJc w:val="left"/>
      <w:pPr>
        <w:ind w:left="720" w:hanging="360"/>
      </w:pPr>
      <w:rPr>
        <w:rFonts w:cs="Times New Roman" w:hint="default"/>
        <w:color w:val="0E2841" w:themeColor="text2"/>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4D7E67"/>
    <w:multiLevelType w:val="hybridMultilevel"/>
    <w:tmpl w:val="D7324A94"/>
    <w:lvl w:ilvl="0" w:tplc="6CAEC7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AC1E15"/>
    <w:multiLevelType w:val="hybridMultilevel"/>
    <w:tmpl w:val="4B2C4032"/>
    <w:lvl w:ilvl="0" w:tplc="D23AB8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F56761"/>
    <w:multiLevelType w:val="hybridMultilevel"/>
    <w:tmpl w:val="C5C25490"/>
    <w:lvl w:ilvl="0" w:tplc="60B80C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402C39"/>
    <w:multiLevelType w:val="hybridMultilevel"/>
    <w:tmpl w:val="B776C3EE"/>
    <w:lvl w:ilvl="0" w:tplc="898AD8DA">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E42D96"/>
    <w:multiLevelType w:val="hybridMultilevel"/>
    <w:tmpl w:val="4448C9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0A3AB9"/>
    <w:multiLevelType w:val="hybridMultilevel"/>
    <w:tmpl w:val="A2B8D8F0"/>
    <w:lvl w:ilvl="0" w:tplc="A1C0E31E">
      <w:start w:val="1"/>
      <w:numFmt w:val="lowerLetter"/>
      <w:lvlText w:val="(%1)"/>
      <w:lvlJc w:val="left"/>
      <w:pPr>
        <w:ind w:left="720" w:hanging="360"/>
      </w:pPr>
      <w:rPr>
        <w:rFonts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AA6ADC"/>
    <w:multiLevelType w:val="hybridMultilevel"/>
    <w:tmpl w:val="2F5A04D8"/>
    <w:lvl w:ilvl="0" w:tplc="4782D7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BE6ED6"/>
    <w:multiLevelType w:val="hybridMultilevel"/>
    <w:tmpl w:val="1812B954"/>
    <w:lvl w:ilvl="0" w:tplc="F0AA2AB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2B0E98"/>
    <w:multiLevelType w:val="hybridMultilevel"/>
    <w:tmpl w:val="C8A6091C"/>
    <w:lvl w:ilvl="0" w:tplc="BC96777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741344"/>
    <w:multiLevelType w:val="hybridMultilevel"/>
    <w:tmpl w:val="CD2827FA"/>
    <w:lvl w:ilvl="0" w:tplc="EE70FC8A">
      <w:start w:val="1"/>
      <w:numFmt w:val="lowerLetter"/>
      <w:lvlText w:val="(%1)"/>
      <w:lvlJc w:val="left"/>
      <w:pPr>
        <w:ind w:left="720" w:hanging="360"/>
      </w:pPr>
      <w:rPr>
        <w:rFonts w:ascii="Calibri" w:hAnsi="Calibri" w:cs="Calibri"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6E13DC"/>
    <w:multiLevelType w:val="hybridMultilevel"/>
    <w:tmpl w:val="87A4141C"/>
    <w:lvl w:ilvl="0" w:tplc="B15C9B4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87128">
    <w:abstractNumId w:val="20"/>
  </w:num>
  <w:num w:numId="2" w16cid:durableId="1266302086">
    <w:abstractNumId w:val="34"/>
  </w:num>
  <w:num w:numId="3" w16cid:durableId="1331374684">
    <w:abstractNumId w:val="38"/>
  </w:num>
  <w:num w:numId="4" w16cid:durableId="1626035937">
    <w:abstractNumId w:val="16"/>
  </w:num>
  <w:num w:numId="5" w16cid:durableId="1066026809">
    <w:abstractNumId w:val="24"/>
  </w:num>
  <w:num w:numId="6" w16cid:durableId="569459729">
    <w:abstractNumId w:val="35"/>
  </w:num>
  <w:num w:numId="7" w16cid:durableId="404306786">
    <w:abstractNumId w:val="41"/>
  </w:num>
  <w:num w:numId="8" w16cid:durableId="1301883145">
    <w:abstractNumId w:val="45"/>
  </w:num>
  <w:num w:numId="9" w16cid:durableId="83653311">
    <w:abstractNumId w:val="23"/>
  </w:num>
  <w:num w:numId="10" w16cid:durableId="1155029140">
    <w:abstractNumId w:val="5"/>
  </w:num>
  <w:num w:numId="11" w16cid:durableId="755323302">
    <w:abstractNumId w:val="17"/>
  </w:num>
  <w:num w:numId="12" w16cid:durableId="1351025553">
    <w:abstractNumId w:val="25"/>
  </w:num>
  <w:num w:numId="13" w16cid:durableId="691999483">
    <w:abstractNumId w:val="14"/>
  </w:num>
  <w:num w:numId="14" w16cid:durableId="1514421790">
    <w:abstractNumId w:val="2"/>
  </w:num>
  <w:num w:numId="15" w16cid:durableId="2090538006">
    <w:abstractNumId w:val="11"/>
  </w:num>
  <w:num w:numId="16" w16cid:durableId="644748620">
    <w:abstractNumId w:val="21"/>
  </w:num>
  <w:num w:numId="17" w16cid:durableId="975839182">
    <w:abstractNumId w:val="31"/>
  </w:num>
  <w:num w:numId="18" w16cid:durableId="1562982632">
    <w:abstractNumId w:val="33"/>
  </w:num>
  <w:num w:numId="19" w16cid:durableId="1527059729">
    <w:abstractNumId w:val="18"/>
  </w:num>
  <w:num w:numId="20" w16cid:durableId="965234374">
    <w:abstractNumId w:val="13"/>
  </w:num>
  <w:num w:numId="21" w16cid:durableId="1371956321">
    <w:abstractNumId w:val="40"/>
  </w:num>
  <w:num w:numId="22" w16cid:durableId="552038937">
    <w:abstractNumId w:val="1"/>
  </w:num>
  <w:num w:numId="23" w16cid:durableId="784732441">
    <w:abstractNumId w:val="30"/>
  </w:num>
  <w:num w:numId="24" w16cid:durableId="1717006161">
    <w:abstractNumId w:val="6"/>
  </w:num>
  <w:num w:numId="25" w16cid:durableId="728923201">
    <w:abstractNumId w:val="27"/>
  </w:num>
  <w:num w:numId="26" w16cid:durableId="647780976">
    <w:abstractNumId w:val="36"/>
  </w:num>
  <w:num w:numId="27" w16cid:durableId="1041516146">
    <w:abstractNumId w:val="29"/>
  </w:num>
  <w:num w:numId="28" w16cid:durableId="173110165">
    <w:abstractNumId w:val="3"/>
  </w:num>
  <w:num w:numId="29" w16cid:durableId="1799765490">
    <w:abstractNumId w:val="26"/>
  </w:num>
  <w:num w:numId="30" w16cid:durableId="1786119055">
    <w:abstractNumId w:val="8"/>
  </w:num>
  <w:num w:numId="31" w16cid:durableId="1810780509">
    <w:abstractNumId w:val="4"/>
  </w:num>
  <w:num w:numId="32" w16cid:durableId="56636144">
    <w:abstractNumId w:val="12"/>
  </w:num>
  <w:num w:numId="33" w16cid:durableId="823935915">
    <w:abstractNumId w:val="10"/>
  </w:num>
  <w:num w:numId="34" w16cid:durableId="1350183746">
    <w:abstractNumId w:val="7"/>
  </w:num>
  <w:num w:numId="35" w16cid:durableId="481896269">
    <w:abstractNumId w:val="43"/>
  </w:num>
  <w:num w:numId="36" w16cid:durableId="2003115899">
    <w:abstractNumId w:val="37"/>
  </w:num>
  <w:num w:numId="37" w16cid:durableId="1290432615">
    <w:abstractNumId w:val="32"/>
  </w:num>
  <w:num w:numId="38" w16cid:durableId="876549973">
    <w:abstractNumId w:val="28"/>
  </w:num>
  <w:num w:numId="39" w16cid:durableId="885071876">
    <w:abstractNumId w:val="22"/>
  </w:num>
  <w:num w:numId="40" w16cid:durableId="1181436937">
    <w:abstractNumId w:val="39"/>
  </w:num>
  <w:num w:numId="41" w16cid:durableId="1824615836">
    <w:abstractNumId w:val="15"/>
  </w:num>
  <w:num w:numId="42" w16cid:durableId="1584295578">
    <w:abstractNumId w:val="46"/>
  </w:num>
  <w:num w:numId="43" w16cid:durableId="333383518">
    <w:abstractNumId w:val="44"/>
  </w:num>
  <w:num w:numId="44" w16cid:durableId="1534269897">
    <w:abstractNumId w:val="9"/>
  </w:num>
  <w:num w:numId="45" w16cid:durableId="1436242116">
    <w:abstractNumId w:val="0"/>
  </w:num>
  <w:num w:numId="46" w16cid:durableId="794911871">
    <w:abstractNumId w:val="19"/>
  </w:num>
  <w:num w:numId="47" w16cid:durableId="1993412716">
    <w:abstractNumId w:val="4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dav Ben Nun">
    <w15:presenceInfo w15:providerId="Windows Live" w15:userId="d5f92573ff8f6438"/>
  </w15:person>
  <w15:person w15:author="Yoav Ram">
    <w15:presenceInfo w15:providerId="AD" w15:userId="S::yoavram@tauex.tau.ac.il::05188b73-53ae-4e5f-a076-0346e59591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DA"/>
    <w:rsid w:val="0001109D"/>
    <w:rsid w:val="00013A93"/>
    <w:rsid w:val="0001504C"/>
    <w:rsid w:val="000178D0"/>
    <w:rsid w:val="000327C6"/>
    <w:rsid w:val="00041768"/>
    <w:rsid w:val="00045018"/>
    <w:rsid w:val="000623F6"/>
    <w:rsid w:val="000817A5"/>
    <w:rsid w:val="00083C91"/>
    <w:rsid w:val="00090882"/>
    <w:rsid w:val="00094B37"/>
    <w:rsid w:val="000A73CC"/>
    <w:rsid w:val="000B0CF8"/>
    <w:rsid w:val="000B2196"/>
    <w:rsid w:val="000C078E"/>
    <w:rsid w:val="000C3DC4"/>
    <w:rsid w:val="000D0202"/>
    <w:rsid w:val="000E4957"/>
    <w:rsid w:val="000F152E"/>
    <w:rsid w:val="000F4F9F"/>
    <w:rsid w:val="001032E3"/>
    <w:rsid w:val="0011323B"/>
    <w:rsid w:val="00120641"/>
    <w:rsid w:val="00133108"/>
    <w:rsid w:val="00143D85"/>
    <w:rsid w:val="00153DAA"/>
    <w:rsid w:val="00163BAE"/>
    <w:rsid w:val="00164672"/>
    <w:rsid w:val="00165466"/>
    <w:rsid w:val="00182201"/>
    <w:rsid w:val="001851D6"/>
    <w:rsid w:val="00185B73"/>
    <w:rsid w:val="00187842"/>
    <w:rsid w:val="001921D1"/>
    <w:rsid w:val="00192F32"/>
    <w:rsid w:val="001A385A"/>
    <w:rsid w:val="001A4C1C"/>
    <w:rsid w:val="001A6BAD"/>
    <w:rsid w:val="001C0CFB"/>
    <w:rsid w:val="001C2294"/>
    <w:rsid w:val="001D52A8"/>
    <w:rsid w:val="001F03B8"/>
    <w:rsid w:val="001F7204"/>
    <w:rsid w:val="00212D3E"/>
    <w:rsid w:val="002269AC"/>
    <w:rsid w:val="00231858"/>
    <w:rsid w:val="00260B85"/>
    <w:rsid w:val="00265A67"/>
    <w:rsid w:val="00267E20"/>
    <w:rsid w:val="0027524E"/>
    <w:rsid w:val="002B61A0"/>
    <w:rsid w:val="002C5610"/>
    <w:rsid w:val="002C58FF"/>
    <w:rsid w:val="002C70F8"/>
    <w:rsid w:val="002C7524"/>
    <w:rsid w:val="002E3CDD"/>
    <w:rsid w:val="002E543F"/>
    <w:rsid w:val="002F16CE"/>
    <w:rsid w:val="002F6B15"/>
    <w:rsid w:val="002F7B90"/>
    <w:rsid w:val="00300302"/>
    <w:rsid w:val="00301197"/>
    <w:rsid w:val="0030295E"/>
    <w:rsid w:val="00321653"/>
    <w:rsid w:val="003217AD"/>
    <w:rsid w:val="003345F3"/>
    <w:rsid w:val="00334F34"/>
    <w:rsid w:val="00340E5E"/>
    <w:rsid w:val="00342D7E"/>
    <w:rsid w:val="00354B43"/>
    <w:rsid w:val="003709CE"/>
    <w:rsid w:val="00371DD1"/>
    <w:rsid w:val="00372B8B"/>
    <w:rsid w:val="003739C1"/>
    <w:rsid w:val="00375463"/>
    <w:rsid w:val="00381729"/>
    <w:rsid w:val="0038639B"/>
    <w:rsid w:val="00387E68"/>
    <w:rsid w:val="003928CE"/>
    <w:rsid w:val="003A1A0B"/>
    <w:rsid w:val="003A3147"/>
    <w:rsid w:val="003A6B9E"/>
    <w:rsid w:val="003D1ACF"/>
    <w:rsid w:val="003D2532"/>
    <w:rsid w:val="003D37E6"/>
    <w:rsid w:val="003E036C"/>
    <w:rsid w:val="003E21A5"/>
    <w:rsid w:val="003F5F41"/>
    <w:rsid w:val="00401412"/>
    <w:rsid w:val="00401A96"/>
    <w:rsid w:val="0040281C"/>
    <w:rsid w:val="00405E20"/>
    <w:rsid w:val="004075D6"/>
    <w:rsid w:val="00413499"/>
    <w:rsid w:val="0042127B"/>
    <w:rsid w:val="004229F9"/>
    <w:rsid w:val="00425EDC"/>
    <w:rsid w:val="004276B9"/>
    <w:rsid w:val="00436171"/>
    <w:rsid w:val="00436EE1"/>
    <w:rsid w:val="00442A52"/>
    <w:rsid w:val="00461231"/>
    <w:rsid w:val="00471DEE"/>
    <w:rsid w:val="004808B6"/>
    <w:rsid w:val="004814D0"/>
    <w:rsid w:val="004870C1"/>
    <w:rsid w:val="00493C36"/>
    <w:rsid w:val="004A0470"/>
    <w:rsid w:val="004B0D57"/>
    <w:rsid w:val="004B5856"/>
    <w:rsid w:val="004B7AFA"/>
    <w:rsid w:val="004C1773"/>
    <w:rsid w:val="004C29CE"/>
    <w:rsid w:val="004C3329"/>
    <w:rsid w:val="004C43EB"/>
    <w:rsid w:val="004D59C4"/>
    <w:rsid w:val="004D6888"/>
    <w:rsid w:val="004E5BEE"/>
    <w:rsid w:val="004E5DFA"/>
    <w:rsid w:val="004F7551"/>
    <w:rsid w:val="004F7DAC"/>
    <w:rsid w:val="00533ABB"/>
    <w:rsid w:val="0054515F"/>
    <w:rsid w:val="00545D3D"/>
    <w:rsid w:val="005477B3"/>
    <w:rsid w:val="00551775"/>
    <w:rsid w:val="00554EAB"/>
    <w:rsid w:val="005664DB"/>
    <w:rsid w:val="005727CD"/>
    <w:rsid w:val="005A0339"/>
    <w:rsid w:val="005D38A1"/>
    <w:rsid w:val="005D490C"/>
    <w:rsid w:val="005E40D4"/>
    <w:rsid w:val="0060263C"/>
    <w:rsid w:val="00607C5A"/>
    <w:rsid w:val="00626215"/>
    <w:rsid w:val="006332EB"/>
    <w:rsid w:val="006411B0"/>
    <w:rsid w:val="0065188E"/>
    <w:rsid w:val="00665B9F"/>
    <w:rsid w:val="006707AF"/>
    <w:rsid w:val="00674E4F"/>
    <w:rsid w:val="006807C6"/>
    <w:rsid w:val="00681372"/>
    <w:rsid w:val="00684C24"/>
    <w:rsid w:val="00684F7B"/>
    <w:rsid w:val="006A3892"/>
    <w:rsid w:val="006B5D89"/>
    <w:rsid w:val="006B5DD1"/>
    <w:rsid w:val="006C3657"/>
    <w:rsid w:val="006D0EC3"/>
    <w:rsid w:val="006D43DF"/>
    <w:rsid w:val="006E0867"/>
    <w:rsid w:val="006F22B4"/>
    <w:rsid w:val="006F2EDA"/>
    <w:rsid w:val="006F54B1"/>
    <w:rsid w:val="00714962"/>
    <w:rsid w:val="007222E8"/>
    <w:rsid w:val="00723BEE"/>
    <w:rsid w:val="0072619F"/>
    <w:rsid w:val="0073194A"/>
    <w:rsid w:val="00740766"/>
    <w:rsid w:val="00743746"/>
    <w:rsid w:val="007501F9"/>
    <w:rsid w:val="00756C67"/>
    <w:rsid w:val="0077003A"/>
    <w:rsid w:val="00770E79"/>
    <w:rsid w:val="00784E4F"/>
    <w:rsid w:val="00792B51"/>
    <w:rsid w:val="00792E4F"/>
    <w:rsid w:val="007944B7"/>
    <w:rsid w:val="007961D4"/>
    <w:rsid w:val="007A0C3A"/>
    <w:rsid w:val="007B541B"/>
    <w:rsid w:val="007B729F"/>
    <w:rsid w:val="007C6C76"/>
    <w:rsid w:val="007C7052"/>
    <w:rsid w:val="007E2059"/>
    <w:rsid w:val="007E52B6"/>
    <w:rsid w:val="007F07FB"/>
    <w:rsid w:val="007F5DA7"/>
    <w:rsid w:val="007F7E69"/>
    <w:rsid w:val="008105B2"/>
    <w:rsid w:val="008136DE"/>
    <w:rsid w:val="008205CA"/>
    <w:rsid w:val="00825C90"/>
    <w:rsid w:val="00831407"/>
    <w:rsid w:val="008329C8"/>
    <w:rsid w:val="00840E75"/>
    <w:rsid w:val="008661DD"/>
    <w:rsid w:val="00866BEC"/>
    <w:rsid w:val="00870C39"/>
    <w:rsid w:val="008745E1"/>
    <w:rsid w:val="008776DD"/>
    <w:rsid w:val="008839E0"/>
    <w:rsid w:val="008877F3"/>
    <w:rsid w:val="008931FB"/>
    <w:rsid w:val="008B3851"/>
    <w:rsid w:val="008B4292"/>
    <w:rsid w:val="008C1425"/>
    <w:rsid w:val="008D2B96"/>
    <w:rsid w:val="008D523C"/>
    <w:rsid w:val="008F5978"/>
    <w:rsid w:val="008F6AED"/>
    <w:rsid w:val="009004BE"/>
    <w:rsid w:val="00900AD9"/>
    <w:rsid w:val="00914565"/>
    <w:rsid w:val="009159F6"/>
    <w:rsid w:val="0091718D"/>
    <w:rsid w:val="0093345C"/>
    <w:rsid w:val="0093705C"/>
    <w:rsid w:val="0094247F"/>
    <w:rsid w:val="00942DFE"/>
    <w:rsid w:val="00944462"/>
    <w:rsid w:val="0094473A"/>
    <w:rsid w:val="009453DB"/>
    <w:rsid w:val="00947B93"/>
    <w:rsid w:val="00947C5C"/>
    <w:rsid w:val="00953024"/>
    <w:rsid w:val="00957A9A"/>
    <w:rsid w:val="0096042B"/>
    <w:rsid w:val="009662A9"/>
    <w:rsid w:val="00967B71"/>
    <w:rsid w:val="00971395"/>
    <w:rsid w:val="0097149D"/>
    <w:rsid w:val="00982F72"/>
    <w:rsid w:val="00983943"/>
    <w:rsid w:val="00990700"/>
    <w:rsid w:val="009C416C"/>
    <w:rsid w:val="009C573E"/>
    <w:rsid w:val="009D2278"/>
    <w:rsid w:val="009D49C9"/>
    <w:rsid w:val="009D50C9"/>
    <w:rsid w:val="009D6992"/>
    <w:rsid w:val="009D73F0"/>
    <w:rsid w:val="009E25A1"/>
    <w:rsid w:val="009E3B93"/>
    <w:rsid w:val="009E4301"/>
    <w:rsid w:val="009E7BFD"/>
    <w:rsid w:val="009F0B6C"/>
    <w:rsid w:val="009F3F99"/>
    <w:rsid w:val="009F4669"/>
    <w:rsid w:val="009F4A0A"/>
    <w:rsid w:val="00A04B81"/>
    <w:rsid w:val="00A12EF4"/>
    <w:rsid w:val="00A15C20"/>
    <w:rsid w:val="00A42949"/>
    <w:rsid w:val="00A81595"/>
    <w:rsid w:val="00A8287A"/>
    <w:rsid w:val="00A838B5"/>
    <w:rsid w:val="00A87049"/>
    <w:rsid w:val="00A873AB"/>
    <w:rsid w:val="00A9188D"/>
    <w:rsid w:val="00A955AD"/>
    <w:rsid w:val="00A96F99"/>
    <w:rsid w:val="00AA654B"/>
    <w:rsid w:val="00AB0D16"/>
    <w:rsid w:val="00AB164D"/>
    <w:rsid w:val="00AB4594"/>
    <w:rsid w:val="00AB6352"/>
    <w:rsid w:val="00AC1B1B"/>
    <w:rsid w:val="00AC7EE2"/>
    <w:rsid w:val="00AD2F72"/>
    <w:rsid w:val="00AD5E3B"/>
    <w:rsid w:val="00AD6DFC"/>
    <w:rsid w:val="00AD7805"/>
    <w:rsid w:val="00AF2F4F"/>
    <w:rsid w:val="00B039A6"/>
    <w:rsid w:val="00B1704A"/>
    <w:rsid w:val="00B171B8"/>
    <w:rsid w:val="00B36732"/>
    <w:rsid w:val="00B44DFA"/>
    <w:rsid w:val="00B528F1"/>
    <w:rsid w:val="00B63742"/>
    <w:rsid w:val="00B70474"/>
    <w:rsid w:val="00B76047"/>
    <w:rsid w:val="00B763E3"/>
    <w:rsid w:val="00B84B0D"/>
    <w:rsid w:val="00B94F97"/>
    <w:rsid w:val="00BB0FB1"/>
    <w:rsid w:val="00BB585F"/>
    <w:rsid w:val="00BC1713"/>
    <w:rsid w:val="00BD322F"/>
    <w:rsid w:val="00BD4FE1"/>
    <w:rsid w:val="00BE1CAF"/>
    <w:rsid w:val="00BE27E7"/>
    <w:rsid w:val="00BE647C"/>
    <w:rsid w:val="00BE74DC"/>
    <w:rsid w:val="00BF53D2"/>
    <w:rsid w:val="00C05A7C"/>
    <w:rsid w:val="00C11458"/>
    <w:rsid w:val="00C2140C"/>
    <w:rsid w:val="00C226CB"/>
    <w:rsid w:val="00C257C6"/>
    <w:rsid w:val="00C3424D"/>
    <w:rsid w:val="00C4194C"/>
    <w:rsid w:val="00C4200C"/>
    <w:rsid w:val="00C451A1"/>
    <w:rsid w:val="00C45582"/>
    <w:rsid w:val="00C4716F"/>
    <w:rsid w:val="00C53EEE"/>
    <w:rsid w:val="00C57384"/>
    <w:rsid w:val="00C62D41"/>
    <w:rsid w:val="00C70517"/>
    <w:rsid w:val="00C73AD2"/>
    <w:rsid w:val="00C81739"/>
    <w:rsid w:val="00C86E03"/>
    <w:rsid w:val="00C93E1B"/>
    <w:rsid w:val="00CA52DA"/>
    <w:rsid w:val="00CA7C0C"/>
    <w:rsid w:val="00CB28FA"/>
    <w:rsid w:val="00CB5F62"/>
    <w:rsid w:val="00CC0FFF"/>
    <w:rsid w:val="00CC7544"/>
    <w:rsid w:val="00CD6C04"/>
    <w:rsid w:val="00CE1F4C"/>
    <w:rsid w:val="00CF4327"/>
    <w:rsid w:val="00D00A13"/>
    <w:rsid w:val="00D05ACE"/>
    <w:rsid w:val="00D12388"/>
    <w:rsid w:val="00D123D7"/>
    <w:rsid w:val="00D175F4"/>
    <w:rsid w:val="00D223D2"/>
    <w:rsid w:val="00D278F6"/>
    <w:rsid w:val="00D40829"/>
    <w:rsid w:val="00D412FB"/>
    <w:rsid w:val="00D4739D"/>
    <w:rsid w:val="00D53BA8"/>
    <w:rsid w:val="00D629F9"/>
    <w:rsid w:val="00D71FA2"/>
    <w:rsid w:val="00D72836"/>
    <w:rsid w:val="00D74EF5"/>
    <w:rsid w:val="00D776B2"/>
    <w:rsid w:val="00D86F72"/>
    <w:rsid w:val="00DA1B00"/>
    <w:rsid w:val="00DA3CE8"/>
    <w:rsid w:val="00DA5383"/>
    <w:rsid w:val="00DC1166"/>
    <w:rsid w:val="00DD6BD1"/>
    <w:rsid w:val="00DE6517"/>
    <w:rsid w:val="00DF3589"/>
    <w:rsid w:val="00DF5002"/>
    <w:rsid w:val="00E02EC6"/>
    <w:rsid w:val="00E11E6E"/>
    <w:rsid w:val="00E15177"/>
    <w:rsid w:val="00E257E9"/>
    <w:rsid w:val="00E31C00"/>
    <w:rsid w:val="00E443D2"/>
    <w:rsid w:val="00E51CC1"/>
    <w:rsid w:val="00E73E3F"/>
    <w:rsid w:val="00E8687C"/>
    <w:rsid w:val="00E909B8"/>
    <w:rsid w:val="00E9278F"/>
    <w:rsid w:val="00E9482E"/>
    <w:rsid w:val="00E96A28"/>
    <w:rsid w:val="00E96B76"/>
    <w:rsid w:val="00EA6679"/>
    <w:rsid w:val="00EB46C7"/>
    <w:rsid w:val="00EC6AA2"/>
    <w:rsid w:val="00ED13C7"/>
    <w:rsid w:val="00ED31CE"/>
    <w:rsid w:val="00ED66F8"/>
    <w:rsid w:val="00EE21AA"/>
    <w:rsid w:val="00EE2728"/>
    <w:rsid w:val="00EE5D67"/>
    <w:rsid w:val="00EE71B7"/>
    <w:rsid w:val="00F0127D"/>
    <w:rsid w:val="00F074D5"/>
    <w:rsid w:val="00F10E1B"/>
    <w:rsid w:val="00F13BD8"/>
    <w:rsid w:val="00F15BD7"/>
    <w:rsid w:val="00F16E78"/>
    <w:rsid w:val="00F30BF3"/>
    <w:rsid w:val="00F41455"/>
    <w:rsid w:val="00F66781"/>
    <w:rsid w:val="00F76846"/>
    <w:rsid w:val="00F77995"/>
    <w:rsid w:val="00F81B1B"/>
    <w:rsid w:val="00FA0801"/>
    <w:rsid w:val="00FA1D38"/>
    <w:rsid w:val="00FA3461"/>
    <w:rsid w:val="00FA7CF5"/>
    <w:rsid w:val="00FC4BF1"/>
    <w:rsid w:val="00FD1857"/>
    <w:rsid w:val="00FF004F"/>
    <w:rsid w:val="00FF2FBE"/>
    <w:rsid w:val="00FF39C9"/>
    <w:rsid w:val="00FF3BFF"/>
    <w:rsid w:val="00FF49A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ECCC9B"/>
  <w15:chartTrackingRefBased/>
  <w15:docId w15:val="{F9B1E62C-B9B7-254F-AABE-E76DCFBB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F62"/>
    <w:pPr>
      <w:spacing w:before="240" w:line="360" w:lineRule="auto"/>
      <w:jc w:val="both"/>
    </w:pPr>
    <w:rPr>
      <w:rFonts w:eastAsia="Calibri" w:cstheme="majorBidi"/>
    </w:rPr>
  </w:style>
  <w:style w:type="paragraph" w:styleId="Heading1">
    <w:name w:val="heading 1"/>
    <w:basedOn w:val="Normal"/>
    <w:next w:val="Normal"/>
    <w:link w:val="Heading1Char"/>
    <w:uiPriority w:val="9"/>
    <w:qFormat/>
    <w:rsid w:val="00CA52DA"/>
    <w:pPr>
      <w:keepNext/>
      <w:keepLines/>
      <w:spacing w:before="360" w:after="80"/>
      <w:outlineLvl w:val="0"/>
    </w:pPr>
    <w:rPr>
      <w:rFonts w:asciiTheme="majorHAnsi" w:eastAsiaTheme="majorEastAsia" w:hAnsiTheme="majorHAnsi"/>
      <w:b/>
      <w:bCs/>
      <w:color w:val="000000" w:themeColor="text1"/>
      <w:sz w:val="40"/>
      <w:szCs w:val="40"/>
      <w:lang w:val="en-US"/>
    </w:rPr>
  </w:style>
  <w:style w:type="paragraph" w:styleId="Heading2">
    <w:name w:val="heading 2"/>
    <w:basedOn w:val="Normal"/>
    <w:next w:val="Normal"/>
    <w:link w:val="Heading2Char"/>
    <w:uiPriority w:val="9"/>
    <w:unhideWhenUsed/>
    <w:qFormat/>
    <w:rsid w:val="00B84B0D"/>
    <w:pPr>
      <w:keepNext/>
      <w:keepLines/>
      <w:spacing w:before="160" w:after="80"/>
      <w:outlineLvl w:val="1"/>
    </w:pPr>
    <w:rPr>
      <w:rFonts w:asciiTheme="majorHAnsi" w:eastAsiaTheme="majorEastAsia" w:hAnsiTheme="majorHAnsi"/>
      <w:color w:val="000000" w:themeColor="text1"/>
      <w:sz w:val="32"/>
      <w:szCs w:val="32"/>
    </w:rPr>
  </w:style>
  <w:style w:type="paragraph" w:styleId="Heading3">
    <w:name w:val="heading 3"/>
    <w:basedOn w:val="Normal"/>
    <w:next w:val="Normal"/>
    <w:link w:val="Heading3Char"/>
    <w:uiPriority w:val="9"/>
    <w:unhideWhenUsed/>
    <w:qFormat/>
    <w:rsid w:val="008C1425"/>
    <w:pPr>
      <w:keepNext/>
      <w:keepLines/>
      <w:spacing w:before="160" w:after="80"/>
      <w:outlineLvl w:val="2"/>
    </w:pPr>
    <w:rPr>
      <w:rFonts w:eastAsiaTheme="majorEastAsia"/>
      <w:color w:val="000000" w:themeColor="text1"/>
      <w:sz w:val="28"/>
      <w:szCs w:val="28"/>
    </w:rPr>
  </w:style>
  <w:style w:type="paragraph" w:styleId="Heading4">
    <w:name w:val="heading 4"/>
    <w:basedOn w:val="Normal"/>
    <w:next w:val="Normal"/>
    <w:link w:val="Heading4Char"/>
    <w:uiPriority w:val="9"/>
    <w:semiHidden/>
    <w:unhideWhenUsed/>
    <w:qFormat/>
    <w:rsid w:val="00CA52DA"/>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CA52DA"/>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CA52DA"/>
    <w:pPr>
      <w:keepNext/>
      <w:keepLines/>
      <w:spacing w:before="4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A52DA"/>
    <w:pPr>
      <w:keepNext/>
      <w:keepLines/>
      <w:spacing w:before="4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CA52DA"/>
    <w:pPr>
      <w:keepNext/>
      <w:keepLines/>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A52DA"/>
    <w:pPr>
      <w:keepNext/>
      <w:keepLines/>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2DA"/>
    <w:rPr>
      <w:rFonts w:asciiTheme="majorHAnsi" w:eastAsiaTheme="majorEastAsia" w:hAnsiTheme="majorHAnsi" w:cstheme="majorBidi"/>
      <w:b/>
      <w:bCs/>
      <w:color w:val="000000" w:themeColor="text1"/>
      <w:sz w:val="40"/>
      <w:szCs w:val="40"/>
      <w:lang w:val="en-US"/>
    </w:rPr>
  </w:style>
  <w:style w:type="character" w:customStyle="1" w:styleId="Heading2Char">
    <w:name w:val="Heading 2 Char"/>
    <w:basedOn w:val="DefaultParagraphFont"/>
    <w:link w:val="Heading2"/>
    <w:uiPriority w:val="9"/>
    <w:rsid w:val="00B84B0D"/>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8C1425"/>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CA5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2DA"/>
    <w:rPr>
      <w:rFonts w:eastAsiaTheme="majorEastAsia" w:cstheme="majorBidi"/>
      <w:color w:val="272727" w:themeColor="text1" w:themeTint="D8"/>
    </w:rPr>
  </w:style>
  <w:style w:type="paragraph" w:styleId="Title">
    <w:name w:val="Title"/>
    <w:basedOn w:val="Normal"/>
    <w:next w:val="Normal"/>
    <w:link w:val="TitleChar"/>
    <w:uiPriority w:val="10"/>
    <w:qFormat/>
    <w:rsid w:val="00CA52DA"/>
    <w:pPr>
      <w:spacing w:after="80"/>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CA5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2DA"/>
    <w:pPr>
      <w:numPr>
        <w:ilvl w:val="1"/>
      </w:numPr>
      <w:spacing w:after="160"/>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CA5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2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2DA"/>
    <w:rPr>
      <w:i/>
      <w:iCs/>
      <w:color w:val="404040" w:themeColor="text1" w:themeTint="BF"/>
    </w:rPr>
  </w:style>
  <w:style w:type="paragraph" w:styleId="ListParagraph">
    <w:name w:val="List Paragraph"/>
    <w:basedOn w:val="Normal"/>
    <w:uiPriority w:val="34"/>
    <w:qFormat/>
    <w:rsid w:val="00CA52DA"/>
    <w:pPr>
      <w:ind w:left="720"/>
      <w:contextualSpacing/>
    </w:pPr>
  </w:style>
  <w:style w:type="character" w:styleId="IntenseEmphasis">
    <w:name w:val="Intense Emphasis"/>
    <w:basedOn w:val="DefaultParagraphFont"/>
    <w:uiPriority w:val="21"/>
    <w:qFormat/>
    <w:rsid w:val="00CA52DA"/>
    <w:rPr>
      <w:i/>
      <w:iCs/>
      <w:color w:val="0F4761" w:themeColor="accent1" w:themeShade="BF"/>
    </w:rPr>
  </w:style>
  <w:style w:type="paragraph" w:styleId="IntenseQuote">
    <w:name w:val="Intense Quote"/>
    <w:basedOn w:val="Normal"/>
    <w:next w:val="Normal"/>
    <w:link w:val="IntenseQuoteChar"/>
    <w:uiPriority w:val="30"/>
    <w:qFormat/>
    <w:rsid w:val="00CA5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2DA"/>
    <w:rPr>
      <w:i/>
      <w:iCs/>
      <w:color w:val="0F4761" w:themeColor="accent1" w:themeShade="BF"/>
    </w:rPr>
  </w:style>
  <w:style w:type="character" w:styleId="IntenseReference">
    <w:name w:val="Intense Reference"/>
    <w:basedOn w:val="DefaultParagraphFont"/>
    <w:uiPriority w:val="32"/>
    <w:qFormat/>
    <w:rsid w:val="00CA52DA"/>
    <w:rPr>
      <w:b/>
      <w:bCs/>
      <w:smallCaps/>
      <w:color w:val="0F4761" w:themeColor="accent1" w:themeShade="BF"/>
      <w:spacing w:val="5"/>
    </w:rPr>
  </w:style>
  <w:style w:type="character" w:styleId="Hyperlink">
    <w:name w:val="Hyperlink"/>
    <w:basedOn w:val="DefaultParagraphFont"/>
    <w:uiPriority w:val="99"/>
    <w:unhideWhenUsed/>
    <w:rsid w:val="00CA52DA"/>
    <w:rPr>
      <w:color w:val="467886" w:themeColor="hyperlink"/>
      <w:u w:val="single"/>
    </w:rPr>
  </w:style>
  <w:style w:type="character" w:styleId="UnresolvedMention">
    <w:name w:val="Unresolved Mention"/>
    <w:basedOn w:val="DefaultParagraphFont"/>
    <w:uiPriority w:val="99"/>
    <w:semiHidden/>
    <w:unhideWhenUsed/>
    <w:rsid w:val="00CA52DA"/>
    <w:rPr>
      <w:color w:val="605E5C"/>
      <w:shd w:val="clear" w:color="auto" w:fill="E1DFDD"/>
    </w:rPr>
  </w:style>
  <w:style w:type="paragraph" w:styleId="Footer">
    <w:name w:val="footer"/>
    <w:basedOn w:val="Normal"/>
    <w:link w:val="FooterChar"/>
    <w:uiPriority w:val="99"/>
    <w:unhideWhenUsed/>
    <w:rsid w:val="006707AF"/>
    <w:pPr>
      <w:tabs>
        <w:tab w:val="center" w:pos="4680"/>
        <w:tab w:val="right" w:pos="9360"/>
      </w:tabs>
    </w:pPr>
  </w:style>
  <w:style w:type="character" w:customStyle="1" w:styleId="FooterChar">
    <w:name w:val="Footer Char"/>
    <w:basedOn w:val="DefaultParagraphFont"/>
    <w:link w:val="Footer"/>
    <w:uiPriority w:val="99"/>
    <w:rsid w:val="006707AF"/>
  </w:style>
  <w:style w:type="character" w:styleId="PageNumber">
    <w:name w:val="page number"/>
    <w:basedOn w:val="DefaultParagraphFont"/>
    <w:uiPriority w:val="99"/>
    <w:semiHidden/>
    <w:unhideWhenUsed/>
    <w:rsid w:val="006707AF"/>
  </w:style>
  <w:style w:type="table" w:styleId="TableGrid">
    <w:name w:val="Table Grid"/>
    <w:basedOn w:val="TableNormal"/>
    <w:uiPriority w:val="39"/>
    <w:rsid w:val="00090882"/>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90882"/>
    <w:pPr>
      <w:spacing w:after="200"/>
    </w:pPr>
    <w:rPr>
      <w:rFonts w:ascii="Times New Roman" w:eastAsia="Times New Roman" w:hAnsi="Times New Roman" w:cs="Times New Roman"/>
      <w:i/>
      <w:iCs/>
      <w:color w:val="0E2841" w:themeColor="text2"/>
      <w:kern w:val="0"/>
      <w:sz w:val="18"/>
      <w:szCs w:val="18"/>
      <w14:ligatures w14:val="none"/>
    </w:rPr>
  </w:style>
  <w:style w:type="character" w:styleId="CommentReference">
    <w:name w:val="annotation reference"/>
    <w:basedOn w:val="DefaultParagraphFont"/>
    <w:uiPriority w:val="99"/>
    <w:semiHidden/>
    <w:unhideWhenUsed/>
    <w:rsid w:val="00090882"/>
    <w:rPr>
      <w:sz w:val="16"/>
      <w:szCs w:val="16"/>
    </w:rPr>
  </w:style>
  <w:style w:type="paragraph" w:styleId="CommentText">
    <w:name w:val="annotation text"/>
    <w:basedOn w:val="Normal"/>
    <w:link w:val="CommentTextChar"/>
    <w:uiPriority w:val="99"/>
    <w:unhideWhenUsed/>
    <w:rsid w:val="00090882"/>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09088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90882"/>
    <w:rPr>
      <w:b/>
      <w:bCs/>
    </w:rPr>
  </w:style>
  <w:style w:type="character" w:customStyle="1" w:styleId="CommentSubjectChar">
    <w:name w:val="Comment Subject Char"/>
    <w:basedOn w:val="CommentTextChar"/>
    <w:link w:val="CommentSubject"/>
    <w:uiPriority w:val="99"/>
    <w:semiHidden/>
    <w:rsid w:val="00090882"/>
    <w:rPr>
      <w:rFonts w:ascii="Times New Roman" w:eastAsia="Times New Roman" w:hAnsi="Times New Roman" w:cs="Times New Roman"/>
      <w:b/>
      <w:bCs/>
      <w:kern w:val="0"/>
      <w:sz w:val="20"/>
      <w:szCs w:val="20"/>
      <w14:ligatures w14:val="none"/>
    </w:rPr>
  </w:style>
  <w:style w:type="character" w:styleId="PlaceholderText">
    <w:name w:val="Placeholder Text"/>
    <w:basedOn w:val="DefaultParagraphFont"/>
    <w:uiPriority w:val="99"/>
    <w:semiHidden/>
    <w:rsid w:val="00090882"/>
    <w:rPr>
      <w:color w:val="808080"/>
    </w:rPr>
  </w:style>
  <w:style w:type="character" w:styleId="Strong">
    <w:name w:val="Strong"/>
    <w:basedOn w:val="DefaultParagraphFont"/>
    <w:uiPriority w:val="22"/>
    <w:qFormat/>
    <w:rsid w:val="00090882"/>
    <w:rPr>
      <w:b/>
      <w:bCs/>
    </w:rPr>
  </w:style>
  <w:style w:type="paragraph" w:styleId="Header">
    <w:name w:val="header"/>
    <w:basedOn w:val="Normal"/>
    <w:link w:val="HeaderChar"/>
    <w:uiPriority w:val="99"/>
    <w:unhideWhenUsed/>
    <w:rsid w:val="00090882"/>
    <w:pPr>
      <w:tabs>
        <w:tab w:val="center" w:pos="4680"/>
        <w:tab w:val="right" w:pos="9360"/>
      </w:tabs>
    </w:pPr>
    <w:rPr>
      <w:lang w:val="en-GB"/>
      <w14:ligatures w14:val="none"/>
    </w:rPr>
  </w:style>
  <w:style w:type="character" w:customStyle="1" w:styleId="HeaderChar">
    <w:name w:val="Header Char"/>
    <w:basedOn w:val="DefaultParagraphFont"/>
    <w:link w:val="Header"/>
    <w:uiPriority w:val="99"/>
    <w:rsid w:val="00090882"/>
    <w:rPr>
      <w:lang w:val="en-GB"/>
      <w14:ligatures w14:val="none"/>
    </w:rPr>
  </w:style>
  <w:style w:type="paragraph" w:styleId="HTMLPreformatted">
    <w:name w:val="HTML Preformatted"/>
    <w:basedOn w:val="Normal"/>
    <w:link w:val="HTMLPreformattedChar"/>
    <w:uiPriority w:val="99"/>
    <w:unhideWhenUsed/>
    <w:rsid w:val="000908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090882"/>
    <w:rPr>
      <w:rFonts w:ascii="Courier New" w:eastAsia="Times New Roman" w:hAnsi="Courier New" w:cs="Courier New"/>
      <w:kern w:val="0"/>
      <w:sz w:val="20"/>
      <w:szCs w:val="20"/>
      <w14:ligatures w14:val="none"/>
    </w:rPr>
  </w:style>
  <w:style w:type="character" w:customStyle="1" w:styleId="y2iqfc">
    <w:name w:val="y2iqfc"/>
    <w:basedOn w:val="DefaultParagraphFont"/>
    <w:rsid w:val="00090882"/>
  </w:style>
  <w:style w:type="paragraph" w:styleId="TOCHeading">
    <w:name w:val="TOC Heading"/>
    <w:basedOn w:val="Heading1"/>
    <w:next w:val="Normal"/>
    <w:uiPriority w:val="39"/>
    <w:unhideWhenUsed/>
    <w:qFormat/>
    <w:rsid w:val="00090882"/>
    <w:pPr>
      <w:spacing w:before="480" w:after="0" w:line="276" w:lineRule="auto"/>
      <w:jc w:val="center"/>
      <w:outlineLvl w:val="9"/>
    </w:pPr>
    <w:rPr>
      <w:rFonts w:ascii="Georgia" w:hAnsi="Georgia"/>
      <w:b w:val="0"/>
      <w:bCs w:val="0"/>
      <w:color w:val="auto"/>
      <w:kern w:val="0"/>
      <w:sz w:val="28"/>
      <w:szCs w:val="28"/>
      <w:u w:val="single"/>
      <w:lang w:bidi="ar-SA"/>
      <w14:ligatures w14:val="none"/>
    </w:rPr>
  </w:style>
  <w:style w:type="paragraph" w:styleId="TOC1">
    <w:name w:val="toc 1"/>
    <w:basedOn w:val="Normal"/>
    <w:next w:val="Normal"/>
    <w:autoRedefine/>
    <w:uiPriority w:val="39"/>
    <w:unhideWhenUsed/>
    <w:rsid w:val="00090882"/>
    <w:pPr>
      <w:tabs>
        <w:tab w:val="right" w:leader="dot" w:pos="9329"/>
      </w:tabs>
      <w:spacing w:before="120" w:after="120"/>
    </w:pPr>
    <w:rPr>
      <w:rFonts w:eastAsia="Times New Roman" w:cstheme="minorHAnsi"/>
      <w:b/>
      <w:bCs/>
      <w:caps/>
      <w:kern w:val="0"/>
      <w:sz w:val="20"/>
      <w:szCs w:val="20"/>
      <w14:ligatures w14:val="none"/>
    </w:rPr>
  </w:style>
  <w:style w:type="paragraph" w:styleId="TOC2">
    <w:name w:val="toc 2"/>
    <w:basedOn w:val="Normal"/>
    <w:next w:val="Normal"/>
    <w:autoRedefine/>
    <w:uiPriority w:val="39"/>
    <w:unhideWhenUsed/>
    <w:rsid w:val="00090882"/>
    <w:pPr>
      <w:ind w:left="240"/>
    </w:pPr>
    <w:rPr>
      <w:rFonts w:eastAsia="Times New Roman" w:cstheme="minorHAnsi"/>
      <w:smallCaps/>
      <w:kern w:val="0"/>
      <w:sz w:val="20"/>
      <w:szCs w:val="20"/>
      <w14:ligatures w14:val="none"/>
    </w:rPr>
  </w:style>
  <w:style w:type="paragraph" w:styleId="TOC3">
    <w:name w:val="toc 3"/>
    <w:basedOn w:val="Normal"/>
    <w:next w:val="Normal"/>
    <w:autoRedefine/>
    <w:uiPriority w:val="39"/>
    <w:unhideWhenUsed/>
    <w:rsid w:val="00090882"/>
    <w:pPr>
      <w:ind w:left="480"/>
    </w:pPr>
    <w:rPr>
      <w:rFonts w:eastAsia="Times New Roman" w:cstheme="minorHAnsi"/>
      <w:i/>
      <w:iCs/>
      <w:kern w:val="0"/>
      <w:sz w:val="20"/>
      <w:szCs w:val="20"/>
      <w14:ligatures w14:val="none"/>
    </w:rPr>
  </w:style>
  <w:style w:type="paragraph" w:styleId="TOC4">
    <w:name w:val="toc 4"/>
    <w:basedOn w:val="Normal"/>
    <w:next w:val="Normal"/>
    <w:autoRedefine/>
    <w:uiPriority w:val="39"/>
    <w:unhideWhenUsed/>
    <w:rsid w:val="00090882"/>
    <w:pPr>
      <w:ind w:left="720"/>
    </w:pPr>
    <w:rPr>
      <w:rFonts w:eastAsia="Times New Roman" w:cstheme="minorHAnsi"/>
      <w:kern w:val="0"/>
      <w:sz w:val="18"/>
      <w:szCs w:val="18"/>
      <w14:ligatures w14:val="none"/>
    </w:rPr>
  </w:style>
  <w:style w:type="paragraph" w:styleId="TOC5">
    <w:name w:val="toc 5"/>
    <w:basedOn w:val="Normal"/>
    <w:next w:val="Normal"/>
    <w:autoRedefine/>
    <w:uiPriority w:val="39"/>
    <w:unhideWhenUsed/>
    <w:rsid w:val="00090882"/>
    <w:pPr>
      <w:ind w:left="960"/>
    </w:pPr>
    <w:rPr>
      <w:rFonts w:eastAsia="Times New Roman" w:cstheme="minorHAnsi"/>
      <w:kern w:val="0"/>
      <w:sz w:val="18"/>
      <w:szCs w:val="18"/>
      <w14:ligatures w14:val="none"/>
    </w:rPr>
  </w:style>
  <w:style w:type="paragraph" w:styleId="TOC6">
    <w:name w:val="toc 6"/>
    <w:basedOn w:val="Normal"/>
    <w:next w:val="Normal"/>
    <w:autoRedefine/>
    <w:uiPriority w:val="39"/>
    <w:unhideWhenUsed/>
    <w:rsid w:val="00090882"/>
    <w:pPr>
      <w:ind w:left="1200"/>
    </w:pPr>
    <w:rPr>
      <w:rFonts w:eastAsia="Times New Roman" w:cstheme="minorHAnsi"/>
      <w:kern w:val="0"/>
      <w:sz w:val="18"/>
      <w:szCs w:val="18"/>
      <w14:ligatures w14:val="none"/>
    </w:rPr>
  </w:style>
  <w:style w:type="paragraph" w:styleId="TOC7">
    <w:name w:val="toc 7"/>
    <w:basedOn w:val="Normal"/>
    <w:next w:val="Normal"/>
    <w:autoRedefine/>
    <w:uiPriority w:val="39"/>
    <w:unhideWhenUsed/>
    <w:rsid w:val="00090882"/>
    <w:pPr>
      <w:ind w:left="1440"/>
    </w:pPr>
    <w:rPr>
      <w:rFonts w:eastAsia="Times New Roman" w:cstheme="minorHAnsi"/>
      <w:kern w:val="0"/>
      <w:sz w:val="18"/>
      <w:szCs w:val="18"/>
      <w14:ligatures w14:val="none"/>
    </w:rPr>
  </w:style>
  <w:style w:type="paragraph" w:styleId="TOC8">
    <w:name w:val="toc 8"/>
    <w:basedOn w:val="Normal"/>
    <w:next w:val="Normal"/>
    <w:autoRedefine/>
    <w:uiPriority w:val="39"/>
    <w:unhideWhenUsed/>
    <w:rsid w:val="00090882"/>
    <w:pPr>
      <w:ind w:left="1680"/>
    </w:pPr>
    <w:rPr>
      <w:rFonts w:eastAsia="Times New Roman" w:cstheme="minorHAnsi"/>
      <w:kern w:val="0"/>
      <w:sz w:val="18"/>
      <w:szCs w:val="18"/>
      <w14:ligatures w14:val="none"/>
    </w:rPr>
  </w:style>
  <w:style w:type="paragraph" w:styleId="TOC9">
    <w:name w:val="toc 9"/>
    <w:basedOn w:val="Normal"/>
    <w:next w:val="Normal"/>
    <w:autoRedefine/>
    <w:uiPriority w:val="39"/>
    <w:unhideWhenUsed/>
    <w:rsid w:val="00090882"/>
    <w:pPr>
      <w:ind w:left="1920"/>
    </w:pPr>
    <w:rPr>
      <w:rFonts w:eastAsia="Times New Roman" w:cstheme="minorHAnsi"/>
      <w:kern w:val="0"/>
      <w:sz w:val="18"/>
      <w:szCs w:val="18"/>
      <w14:ligatures w14:val="none"/>
    </w:rPr>
  </w:style>
  <w:style w:type="paragraph" w:styleId="BalloonText">
    <w:name w:val="Balloon Text"/>
    <w:basedOn w:val="Normal"/>
    <w:link w:val="BalloonTextChar"/>
    <w:uiPriority w:val="99"/>
    <w:semiHidden/>
    <w:unhideWhenUsed/>
    <w:rsid w:val="00090882"/>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090882"/>
    <w:rPr>
      <w:rFonts w:ascii="Segoe UI" w:eastAsia="Times New Roman" w:hAnsi="Segoe UI" w:cs="Segoe UI"/>
      <w:kern w:val="0"/>
      <w:sz w:val="18"/>
      <w:szCs w:val="18"/>
      <w14:ligatures w14:val="none"/>
    </w:rPr>
  </w:style>
  <w:style w:type="paragraph" w:styleId="NormalWeb">
    <w:name w:val="Normal (Web)"/>
    <w:basedOn w:val="Normal"/>
    <w:uiPriority w:val="99"/>
    <w:unhideWhenUsed/>
    <w:rsid w:val="00090882"/>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0882"/>
  </w:style>
  <w:style w:type="paragraph" w:styleId="Revision">
    <w:name w:val="Revision"/>
    <w:hidden/>
    <w:uiPriority w:val="99"/>
    <w:semiHidden/>
    <w:rsid w:val="00090882"/>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090882"/>
    <w:pPr>
      <w:ind w:left="480" w:hanging="480"/>
    </w:pPr>
    <w:rPr>
      <w:rFonts w:eastAsia="Times New Roman" w:cstheme="minorHAnsi"/>
      <w:caps/>
      <w:kern w:val="0"/>
      <w:sz w:val="20"/>
      <w:szCs w:val="20"/>
      <w14:ligatures w14:val="none"/>
    </w:rPr>
  </w:style>
  <w:style w:type="character" w:styleId="FollowedHyperlink">
    <w:name w:val="FollowedHyperlink"/>
    <w:basedOn w:val="DefaultParagraphFont"/>
    <w:uiPriority w:val="99"/>
    <w:semiHidden/>
    <w:unhideWhenUsed/>
    <w:rsid w:val="00090882"/>
    <w:rPr>
      <w:color w:val="96607D" w:themeColor="followedHyperlink"/>
      <w:u w:val="single"/>
    </w:rPr>
  </w:style>
  <w:style w:type="paragraph" w:customStyle="1" w:styleId="SectionTitle">
    <w:name w:val="Section Title"/>
    <w:basedOn w:val="Normal"/>
    <w:next w:val="Normal"/>
    <w:uiPriority w:val="2"/>
    <w:qFormat/>
    <w:rsid w:val="00090882"/>
    <w:pPr>
      <w:pageBreakBefore/>
      <w:spacing w:line="480" w:lineRule="auto"/>
      <w:jc w:val="center"/>
      <w:outlineLvl w:val="0"/>
    </w:pPr>
    <w:rPr>
      <w:rFonts w:asciiTheme="majorHAnsi" w:eastAsiaTheme="majorEastAsia" w:hAnsiTheme="majorHAnsi"/>
      <w:kern w:val="24"/>
      <w:lang w:val="en-US" w:eastAsia="ja-JP" w:bidi="ar-SA"/>
      <w14:ligatures w14:val="none"/>
    </w:rPr>
  </w:style>
  <w:style w:type="table" w:styleId="GridTable1Light">
    <w:name w:val="Grid Table 1 Light"/>
    <w:basedOn w:val="TableNormal"/>
    <w:uiPriority w:val="46"/>
    <w:rsid w:val="008745E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11323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ord">
    <w:name w:val="mord"/>
    <w:basedOn w:val="DefaultParagraphFont"/>
    <w:rsid w:val="00D412FB"/>
  </w:style>
  <w:style w:type="character" w:customStyle="1" w:styleId="mbin">
    <w:name w:val="mbin"/>
    <w:basedOn w:val="DefaultParagraphFont"/>
    <w:rsid w:val="00D412FB"/>
  </w:style>
  <w:style w:type="paragraph" w:styleId="NoSpacing">
    <w:name w:val="No Spacing"/>
    <w:uiPriority w:val="1"/>
    <w:qFormat/>
    <w:rsid w:val="003F5F41"/>
    <w:pPr>
      <w:ind w:right="848" w:firstLine="7"/>
      <w:jc w:val="both"/>
    </w:pPr>
    <w:rPr>
      <w:rFonts w:ascii="Cambria" w:eastAsia="Cambria" w:hAnsi="Cambria" w:cs="Cambria"/>
      <w:color w:val="000000"/>
      <w:sz w:val="20"/>
      <w:lang w:val="en-US" w:bidi="ar-SA"/>
    </w:rPr>
  </w:style>
  <w:style w:type="table" w:customStyle="1" w:styleId="TableGrid0">
    <w:name w:val="TableGrid"/>
    <w:rsid w:val="003F5F41"/>
    <w:rPr>
      <w:rFonts w:eastAsiaTheme="minorEastAsia"/>
      <w:lang w:val="en-US" w:bidi="ar-S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015903">
      <w:bodyDiv w:val="1"/>
      <w:marLeft w:val="0"/>
      <w:marRight w:val="0"/>
      <w:marTop w:val="0"/>
      <w:marBottom w:val="0"/>
      <w:divBdr>
        <w:top w:val="none" w:sz="0" w:space="0" w:color="auto"/>
        <w:left w:val="none" w:sz="0" w:space="0" w:color="auto"/>
        <w:bottom w:val="none" w:sz="0" w:space="0" w:color="auto"/>
        <w:right w:val="none" w:sz="0" w:space="0" w:color="auto"/>
      </w:divBdr>
    </w:div>
    <w:div w:id="262811200">
      <w:bodyDiv w:val="1"/>
      <w:marLeft w:val="0"/>
      <w:marRight w:val="0"/>
      <w:marTop w:val="0"/>
      <w:marBottom w:val="0"/>
      <w:divBdr>
        <w:top w:val="none" w:sz="0" w:space="0" w:color="auto"/>
        <w:left w:val="none" w:sz="0" w:space="0" w:color="auto"/>
        <w:bottom w:val="none" w:sz="0" w:space="0" w:color="auto"/>
        <w:right w:val="none" w:sz="0" w:space="0" w:color="auto"/>
      </w:divBdr>
      <w:divsChild>
        <w:div w:id="446775511">
          <w:marLeft w:val="480"/>
          <w:marRight w:val="0"/>
          <w:marTop w:val="0"/>
          <w:marBottom w:val="0"/>
          <w:divBdr>
            <w:top w:val="none" w:sz="0" w:space="0" w:color="auto"/>
            <w:left w:val="none" w:sz="0" w:space="0" w:color="auto"/>
            <w:bottom w:val="none" w:sz="0" w:space="0" w:color="auto"/>
            <w:right w:val="none" w:sz="0" w:space="0" w:color="auto"/>
          </w:divBdr>
          <w:divsChild>
            <w:div w:id="15310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51398">
      <w:bodyDiv w:val="1"/>
      <w:marLeft w:val="0"/>
      <w:marRight w:val="0"/>
      <w:marTop w:val="0"/>
      <w:marBottom w:val="0"/>
      <w:divBdr>
        <w:top w:val="none" w:sz="0" w:space="0" w:color="auto"/>
        <w:left w:val="none" w:sz="0" w:space="0" w:color="auto"/>
        <w:bottom w:val="none" w:sz="0" w:space="0" w:color="auto"/>
        <w:right w:val="none" w:sz="0" w:space="0" w:color="auto"/>
      </w:divBdr>
      <w:divsChild>
        <w:div w:id="1683587042">
          <w:marLeft w:val="480"/>
          <w:marRight w:val="0"/>
          <w:marTop w:val="0"/>
          <w:marBottom w:val="0"/>
          <w:divBdr>
            <w:top w:val="none" w:sz="0" w:space="0" w:color="auto"/>
            <w:left w:val="none" w:sz="0" w:space="0" w:color="auto"/>
            <w:bottom w:val="none" w:sz="0" w:space="0" w:color="auto"/>
            <w:right w:val="none" w:sz="0" w:space="0" w:color="auto"/>
          </w:divBdr>
          <w:divsChild>
            <w:div w:id="10801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7048">
      <w:bodyDiv w:val="1"/>
      <w:marLeft w:val="0"/>
      <w:marRight w:val="0"/>
      <w:marTop w:val="0"/>
      <w:marBottom w:val="0"/>
      <w:divBdr>
        <w:top w:val="none" w:sz="0" w:space="0" w:color="auto"/>
        <w:left w:val="none" w:sz="0" w:space="0" w:color="auto"/>
        <w:bottom w:val="none" w:sz="0" w:space="0" w:color="auto"/>
        <w:right w:val="none" w:sz="0" w:space="0" w:color="auto"/>
      </w:divBdr>
      <w:divsChild>
        <w:div w:id="1204832162">
          <w:marLeft w:val="480"/>
          <w:marRight w:val="0"/>
          <w:marTop w:val="0"/>
          <w:marBottom w:val="0"/>
          <w:divBdr>
            <w:top w:val="none" w:sz="0" w:space="0" w:color="auto"/>
            <w:left w:val="none" w:sz="0" w:space="0" w:color="auto"/>
            <w:bottom w:val="none" w:sz="0" w:space="0" w:color="auto"/>
            <w:right w:val="none" w:sz="0" w:space="0" w:color="auto"/>
          </w:divBdr>
          <w:divsChild>
            <w:div w:id="3354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33667">
      <w:bodyDiv w:val="1"/>
      <w:marLeft w:val="0"/>
      <w:marRight w:val="0"/>
      <w:marTop w:val="0"/>
      <w:marBottom w:val="0"/>
      <w:divBdr>
        <w:top w:val="none" w:sz="0" w:space="0" w:color="auto"/>
        <w:left w:val="none" w:sz="0" w:space="0" w:color="auto"/>
        <w:bottom w:val="none" w:sz="0" w:space="0" w:color="auto"/>
        <w:right w:val="none" w:sz="0" w:space="0" w:color="auto"/>
      </w:divBdr>
    </w:div>
    <w:div w:id="843738560">
      <w:bodyDiv w:val="1"/>
      <w:marLeft w:val="0"/>
      <w:marRight w:val="0"/>
      <w:marTop w:val="0"/>
      <w:marBottom w:val="0"/>
      <w:divBdr>
        <w:top w:val="none" w:sz="0" w:space="0" w:color="auto"/>
        <w:left w:val="none" w:sz="0" w:space="0" w:color="auto"/>
        <w:bottom w:val="none" w:sz="0" w:space="0" w:color="auto"/>
        <w:right w:val="none" w:sz="0" w:space="0" w:color="auto"/>
      </w:divBdr>
    </w:div>
    <w:div w:id="866530426">
      <w:bodyDiv w:val="1"/>
      <w:marLeft w:val="0"/>
      <w:marRight w:val="0"/>
      <w:marTop w:val="0"/>
      <w:marBottom w:val="0"/>
      <w:divBdr>
        <w:top w:val="none" w:sz="0" w:space="0" w:color="auto"/>
        <w:left w:val="none" w:sz="0" w:space="0" w:color="auto"/>
        <w:bottom w:val="none" w:sz="0" w:space="0" w:color="auto"/>
        <w:right w:val="none" w:sz="0" w:space="0" w:color="auto"/>
      </w:divBdr>
      <w:divsChild>
        <w:div w:id="1312833388">
          <w:marLeft w:val="0"/>
          <w:marRight w:val="0"/>
          <w:marTop w:val="0"/>
          <w:marBottom w:val="0"/>
          <w:divBdr>
            <w:top w:val="none" w:sz="0" w:space="0" w:color="auto"/>
            <w:left w:val="none" w:sz="0" w:space="0" w:color="auto"/>
            <w:bottom w:val="none" w:sz="0" w:space="0" w:color="auto"/>
            <w:right w:val="none" w:sz="0" w:space="0" w:color="auto"/>
          </w:divBdr>
          <w:divsChild>
            <w:div w:id="1337659875">
              <w:marLeft w:val="0"/>
              <w:marRight w:val="0"/>
              <w:marTop w:val="0"/>
              <w:marBottom w:val="0"/>
              <w:divBdr>
                <w:top w:val="none" w:sz="0" w:space="0" w:color="auto"/>
                <w:left w:val="none" w:sz="0" w:space="0" w:color="auto"/>
                <w:bottom w:val="none" w:sz="0" w:space="0" w:color="auto"/>
                <w:right w:val="none" w:sz="0" w:space="0" w:color="auto"/>
              </w:divBdr>
              <w:divsChild>
                <w:div w:id="30582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44522">
      <w:bodyDiv w:val="1"/>
      <w:marLeft w:val="0"/>
      <w:marRight w:val="0"/>
      <w:marTop w:val="0"/>
      <w:marBottom w:val="0"/>
      <w:divBdr>
        <w:top w:val="none" w:sz="0" w:space="0" w:color="auto"/>
        <w:left w:val="none" w:sz="0" w:space="0" w:color="auto"/>
        <w:bottom w:val="none" w:sz="0" w:space="0" w:color="auto"/>
        <w:right w:val="none" w:sz="0" w:space="0" w:color="auto"/>
      </w:divBdr>
    </w:div>
    <w:div w:id="1663577765">
      <w:bodyDiv w:val="1"/>
      <w:marLeft w:val="0"/>
      <w:marRight w:val="0"/>
      <w:marTop w:val="0"/>
      <w:marBottom w:val="0"/>
      <w:divBdr>
        <w:top w:val="none" w:sz="0" w:space="0" w:color="auto"/>
        <w:left w:val="none" w:sz="0" w:space="0" w:color="auto"/>
        <w:bottom w:val="none" w:sz="0" w:space="0" w:color="auto"/>
        <w:right w:val="none" w:sz="0" w:space="0" w:color="auto"/>
      </w:divBdr>
    </w:div>
    <w:div w:id="1852798100">
      <w:bodyDiv w:val="1"/>
      <w:marLeft w:val="0"/>
      <w:marRight w:val="0"/>
      <w:marTop w:val="0"/>
      <w:marBottom w:val="0"/>
      <w:divBdr>
        <w:top w:val="none" w:sz="0" w:space="0" w:color="auto"/>
        <w:left w:val="none" w:sz="0" w:space="0" w:color="auto"/>
        <w:bottom w:val="none" w:sz="0" w:space="0" w:color="auto"/>
        <w:right w:val="none" w:sz="0" w:space="0" w:color="auto"/>
      </w:divBdr>
      <w:divsChild>
        <w:div w:id="1846629732">
          <w:marLeft w:val="480"/>
          <w:marRight w:val="0"/>
          <w:marTop w:val="0"/>
          <w:marBottom w:val="0"/>
          <w:divBdr>
            <w:top w:val="none" w:sz="0" w:space="0" w:color="auto"/>
            <w:left w:val="none" w:sz="0" w:space="0" w:color="auto"/>
            <w:bottom w:val="none" w:sz="0" w:space="0" w:color="auto"/>
            <w:right w:val="none" w:sz="0" w:space="0" w:color="auto"/>
          </w:divBdr>
          <w:divsChild>
            <w:div w:id="72437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93441">
      <w:bodyDiv w:val="1"/>
      <w:marLeft w:val="0"/>
      <w:marRight w:val="0"/>
      <w:marTop w:val="0"/>
      <w:marBottom w:val="0"/>
      <w:divBdr>
        <w:top w:val="none" w:sz="0" w:space="0" w:color="auto"/>
        <w:left w:val="none" w:sz="0" w:space="0" w:color="auto"/>
        <w:bottom w:val="none" w:sz="0" w:space="0" w:color="auto"/>
        <w:right w:val="none" w:sz="0" w:space="0" w:color="auto"/>
      </w:divBdr>
    </w:div>
    <w:div w:id="2058896598">
      <w:bodyDiv w:val="1"/>
      <w:marLeft w:val="0"/>
      <w:marRight w:val="0"/>
      <w:marTop w:val="0"/>
      <w:marBottom w:val="0"/>
      <w:divBdr>
        <w:top w:val="none" w:sz="0" w:space="0" w:color="auto"/>
        <w:left w:val="none" w:sz="0" w:space="0" w:color="auto"/>
        <w:bottom w:val="none" w:sz="0" w:space="0" w:color="auto"/>
        <w:right w:val="none" w:sz="0" w:space="0" w:color="auto"/>
      </w:divBdr>
      <w:divsChild>
        <w:div w:id="475226409">
          <w:marLeft w:val="480"/>
          <w:marRight w:val="0"/>
          <w:marTop w:val="0"/>
          <w:marBottom w:val="0"/>
          <w:divBdr>
            <w:top w:val="none" w:sz="0" w:space="0" w:color="auto"/>
            <w:left w:val="none" w:sz="0" w:space="0" w:color="auto"/>
            <w:bottom w:val="none" w:sz="0" w:space="0" w:color="auto"/>
            <w:right w:val="none" w:sz="0" w:space="0" w:color="auto"/>
          </w:divBdr>
          <w:divsChild>
            <w:div w:id="17835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avram@tauex.tau.ac.il" TargetMode="External"/><Relationship Id="rId13" Type="http://schemas.microsoft.com/office/2018/08/relationships/commentsExtensible" Target="commentsExtensible.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80/13576500244000274" TargetMode="External"/><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yoavram-lab/Laland1995" TargetMode="External"/><Relationship Id="rId14" Type="http://schemas.openxmlformats.org/officeDocument/2006/relationships/hyperlink" Target="https://github.com/yoavram-lab/Laland199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58192-1C7B-EC42-8ABC-C409C0F98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49</Pages>
  <Words>12707</Words>
  <Characters>72430</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Yoav Ram</dc:creator>
  <cp:keywords/>
  <dc:description/>
  <cp:lastModifiedBy>Yoav Ram</cp:lastModifiedBy>
  <cp:revision>17</cp:revision>
  <cp:lastPrinted>2024-09-26T08:01:00Z</cp:lastPrinted>
  <dcterms:created xsi:type="dcterms:W3CDTF">2024-09-26T08:00:00Z</dcterms:created>
  <dcterms:modified xsi:type="dcterms:W3CDTF">2024-09-29T10:13:00Z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d977bbfa9dec5fc02d2806ea4287e41507f476b780ad5be598d90c094b349556</vt:lpwstr>
  </property>
</Properties>
</file>